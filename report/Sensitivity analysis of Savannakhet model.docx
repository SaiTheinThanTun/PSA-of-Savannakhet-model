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F6366" w14:textId="77777777" w:rsidR="001A1A2A" w:rsidRPr="00950ED4" w:rsidRDefault="00903A0E">
      <w:pPr>
        <w:pStyle w:val="Title"/>
        <w:rPr>
          <w:lang w:val="en-GB"/>
        </w:rPr>
      </w:pPr>
      <w:r w:rsidRPr="00950ED4">
        <w:rPr>
          <w:lang w:val="en-GB"/>
        </w:rPr>
        <w:t xml:space="preserve">Sensitivity analysis of </w:t>
      </w:r>
      <w:proofErr w:type="spellStart"/>
      <w:r w:rsidRPr="00950ED4">
        <w:rPr>
          <w:lang w:val="en-GB"/>
        </w:rPr>
        <w:t>Savannakhet</w:t>
      </w:r>
      <w:proofErr w:type="spellEnd"/>
      <w:r w:rsidRPr="00950ED4">
        <w:rPr>
          <w:lang w:val="en-GB"/>
        </w:rPr>
        <w:t xml:space="preserve"> model</w:t>
      </w:r>
    </w:p>
    <w:p w14:paraId="2594FA33" w14:textId="77777777" w:rsidR="001A1A2A" w:rsidRPr="00950ED4" w:rsidRDefault="00903A0E">
      <w:pPr>
        <w:pStyle w:val="Heading1"/>
        <w:rPr>
          <w:lang w:val="en-GB"/>
        </w:rPr>
      </w:pPr>
      <w:r w:rsidRPr="00950ED4">
        <w:rPr>
          <w:lang w:val="en-GB"/>
        </w:rPr>
        <w:t>Introduction</w:t>
      </w:r>
    </w:p>
    <w:p w14:paraId="5F4F4E91" w14:textId="77777777" w:rsidR="00F237C9" w:rsidRPr="00950ED4" w:rsidRDefault="00F237C9" w:rsidP="00F237C9">
      <w:pPr>
        <w:rPr>
          <w:lang w:val="en-GB"/>
        </w:rPr>
      </w:pPr>
      <w:r w:rsidRPr="00950ED4">
        <w:rPr>
          <w:lang w:val="en-GB"/>
        </w:rPr>
        <w:t xml:space="preserve">We explored the effect of each intervention and its parameters on the outcome of the submitted </w:t>
      </w:r>
      <w:proofErr w:type="spellStart"/>
      <w:r w:rsidRPr="00950ED4">
        <w:rPr>
          <w:lang w:val="en-GB"/>
        </w:rPr>
        <w:t>Savannakhet</w:t>
      </w:r>
      <w:proofErr w:type="spellEnd"/>
      <w:r w:rsidRPr="00950ED4">
        <w:rPr>
          <w:lang w:val="en-GB"/>
        </w:rPr>
        <w:t xml:space="preserve"> model to find out how we could achieve the maximum impact from the interventions.</w:t>
      </w:r>
      <w:r w:rsidR="00331060" w:rsidRPr="00950ED4">
        <w:rPr>
          <w:lang w:val="en-GB"/>
        </w:rPr>
        <w:t xml:space="preserve"> During the process, we also discovered that the way we modelled the vaccine in the submitted model was not accurate. </w:t>
      </w:r>
    </w:p>
    <w:p w14:paraId="0085FAEE" w14:textId="77777777" w:rsidR="00331060" w:rsidRPr="00950ED4" w:rsidRDefault="00331060" w:rsidP="00F237C9">
      <w:pPr>
        <w:rPr>
          <w:lang w:val="en-GB"/>
        </w:rPr>
      </w:pPr>
      <w:r w:rsidRPr="00950ED4">
        <w:rPr>
          <w:lang w:val="en-GB"/>
        </w:rPr>
        <w:t>We corrected the mistake and explored the sensitivity analysis again. The results are shown in the following sections.</w:t>
      </w:r>
    </w:p>
    <w:p w14:paraId="2EF81F4E" w14:textId="77777777" w:rsidR="001A1A2A" w:rsidRPr="00950ED4" w:rsidRDefault="001A6C78" w:rsidP="001A6C78">
      <w:pPr>
        <w:pStyle w:val="Heading1"/>
        <w:rPr>
          <w:lang w:val="en-GB"/>
        </w:rPr>
      </w:pPr>
      <w:r w:rsidRPr="00950ED4">
        <w:rPr>
          <w:lang w:val="en-GB"/>
        </w:rPr>
        <w:t>Univariate sensitivity analysis</w:t>
      </w:r>
      <w:r w:rsidR="00132B59" w:rsidRPr="00950ED4">
        <w:rPr>
          <w:lang w:val="en-GB"/>
        </w:rPr>
        <w:t xml:space="preserve"> of submitted model</w:t>
      </w:r>
    </w:p>
    <w:p w14:paraId="7FD5B891" w14:textId="77777777" w:rsidR="001A6C78" w:rsidRPr="00950ED4" w:rsidRDefault="001A6C78" w:rsidP="001A6C78">
      <w:pPr>
        <w:rPr>
          <w:lang w:val="en-GB"/>
        </w:rPr>
      </w:pPr>
      <w:r w:rsidRPr="00950ED4">
        <w:rPr>
          <w:lang w:val="en-GB"/>
        </w:rPr>
        <w:t>Out of total 60 parameters of the model, 37 user input-able parameters are tested for sensitivity on incidence (Fig. 1) and prevalence (Fig. 2). Each parameter was take a varied value (either a lower value or a higher value</w:t>
      </w:r>
      <w:r w:rsidR="006D14D1" w:rsidRPr="00950ED4">
        <w:rPr>
          <w:lang w:val="en-GB"/>
        </w:rPr>
        <w:t>, the values chosen can be seen in Dat</w:t>
      </w:r>
      <w:r w:rsidR="00854B16">
        <w:rPr>
          <w:lang w:val="en-GB"/>
        </w:rPr>
        <w:t>a</w:t>
      </w:r>
      <w:r w:rsidR="006D14D1" w:rsidRPr="00950ED4">
        <w:rPr>
          <w:lang w:val="en-GB"/>
        </w:rPr>
        <w:t xml:space="preserve"> file 1 and the results in Data file 2</w:t>
      </w:r>
      <w:r w:rsidRPr="00950ED4">
        <w:rPr>
          <w:lang w:val="en-GB"/>
        </w:rPr>
        <w:t>)</w:t>
      </w:r>
      <w:r w:rsidR="006D14D1" w:rsidRPr="00950ED4">
        <w:rPr>
          <w:lang w:val="en-GB"/>
        </w:rPr>
        <w:t>.</w:t>
      </w:r>
    </w:p>
    <w:p w14:paraId="45169816" w14:textId="77777777" w:rsidR="001A6C78" w:rsidRPr="00950ED4" w:rsidRDefault="001A6C78" w:rsidP="001A6C78">
      <w:pPr>
        <w:rPr>
          <w:lang w:val="en-GB"/>
        </w:rPr>
      </w:pPr>
      <w:r w:rsidRPr="00950ED4">
        <w:rPr>
          <w:noProof/>
          <w:lang w:val="en-GB" w:eastAsia="en-GB"/>
        </w:rPr>
        <w:drawing>
          <wp:inline distT="0" distB="0" distL="0" distR="0" wp14:anchorId="5B8A8BE2" wp14:editId="6D253909">
            <wp:extent cx="5943600" cy="37147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D55A8A" w14:textId="77777777" w:rsidR="006D14D1" w:rsidRPr="00950ED4" w:rsidRDefault="006D14D1" w:rsidP="001A6C78">
      <w:pPr>
        <w:rPr>
          <w:lang w:val="en-GB"/>
        </w:rPr>
      </w:pPr>
      <w:r w:rsidRPr="00950ED4">
        <w:rPr>
          <w:lang w:val="en-GB"/>
        </w:rPr>
        <w:t xml:space="preserve">Fig. 1: Sensitivity of user input parameters </w:t>
      </w:r>
      <w:r w:rsidR="0007124A">
        <w:rPr>
          <w:lang w:val="en-GB"/>
        </w:rPr>
        <w:t>on % reduction in incidence between 2018 &amp; 2023</w:t>
      </w:r>
    </w:p>
    <w:p w14:paraId="29FF0BBE" w14:textId="77777777" w:rsidR="000C23F7" w:rsidRPr="00990C8B" w:rsidRDefault="000C23F7" w:rsidP="000C23F7">
      <w:pPr>
        <w:rPr>
          <w:strike/>
          <w:lang w:val="en-GB"/>
          <w:rPrChange w:id="0" w:author="Sai Thein Than Tun" w:date="2017-09-11T10:06:00Z">
            <w:rPr>
              <w:lang w:val="en-GB"/>
            </w:rPr>
          </w:rPrChange>
        </w:rPr>
      </w:pPr>
      <w:r w:rsidRPr="00990C8B">
        <w:rPr>
          <w:strike/>
          <w:lang w:val="en-GB"/>
          <w:rPrChange w:id="1" w:author="Sai Thein Than Tun" w:date="2017-09-11T10:06:00Z">
            <w:rPr>
              <w:lang w:val="en-GB"/>
            </w:rPr>
          </w:rPrChange>
        </w:rPr>
        <w:t xml:space="preserve">Both incidence and prevalence are most sensitive to </w:t>
      </w:r>
      <w:proofErr w:type="spellStart"/>
      <w:r w:rsidRPr="00990C8B">
        <w:rPr>
          <w:b/>
          <w:strike/>
          <w:lang w:val="en-GB"/>
          <w:rPrChange w:id="2" w:author="Sai Thein Than Tun" w:date="2017-09-11T10:06:00Z">
            <w:rPr>
              <w:b/>
              <w:lang w:val="en-GB"/>
            </w:rPr>
          </w:rPrChange>
        </w:rPr>
        <w:t>bh_max</w:t>
      </w:r>
      <w:proofErr w:type="spellEnd"/>
      <w:r w:rsidRPr="00990C8B">
        <w:rPr>
          <w:b/>
          <w:strike/>
          <w:lang w:val="en-GB"/>
          <w:rPrChange w:id="3" w:author="Sai Thein Than Tun" w:date="2017-09-11T10:06:00Z">
            <w:rPr>
              <w:b/>
              <w:lang w:val="en-GB"/>
            </w:rPr>
          </w:rPrChange>
        </w:rPr>
        <w:t xml:space="preserve"> (# of mosquito bites/human/night), </w:t>
      </w:r>
      <w:proofErr w:type="spellStart"/>
      <w:r w:rsidRPr="00990C8B">
        <w:rPr>
          <w:b/>
          <w:strike/>
          <w:lang w:val="en-GB"/>
          <w:rPrChange w:id="4" w:author="Sai Thein Than Tun" w:date="2017-09-11T10:06:00Z">
            <w:rPr>
              <w:b/>
              <w:lang w:val="en-GB"/>
            </w:rPr>
          </w:rPrChange>
        </w:rPr>
        <w:t>effITN</w:t>
      </w:r>
      <w:proofErr w:type="spellEnd"/>
      <w:r w:rsidRPr="00990C8B">
        <w:rPr>
          <w:b/>
          <w:strike/>
          <w:lang w:val="en-GB"/>
          <w:rPrChange w:id="5" w:author="Sai Thein Than Tun" w:date="2017-09-11T10:06:00Z">
            <w:rPr>
              <w:b/>
              <w:lang w:val="en-GB"/>
            </w:rPr>
          </w:rPrChange>
        </w:rPr>
        <w:t xml:space="preserve"> (Effect of LLIN) and case importation parameters (</w:t>
      </w:r>
      <w:proofErr w:type="spellStart"/>
      <w:r w:rsidRPr="00990C8B">
        <w:rPr>
          <w:b/>
          <w:strike/>
          <w:lang w:val="en-GB"/>
          <w:rPrChange w:id="6" w:author="Sai Thein Than Tun" w:date="2017-09-11T10:06:00Z">
            <w:rPr>
              <w:b/>
              <w:lang w:val="en-GB"/>
            </w:rPr>
          </w:rPrChange>
        </w:rPr>
        <w:t>muU</w:t>
      </w:r>
      <w:proofErr w:type="spellEnd"/>
      <w:r w:rsidRPr="00990C8B">
        <w:rPr>
          <w:b/>
          <w:strike/>
          <w:lang w:val="en-GB"/>
          <w:rPrChange w:id="7" w:author="Sai Thein Than Tun" w:date="2017-09-11T10:06:00Z">
            <w:rPr>
              <w:b/>
              <w:lang w:val="en-GB"/>
            </w:rPr>
          </w:rPrChange>
        </w:rPr>
        <w:t xml:space="preserve">, </w:t>
      </w:r>
      <w:proofErr w:type="spellStart"/>
      <w:r w:rsidRPr="00990C8B">
        <w:rPr>
          <w:b/>
          <w:strike/>
          <w:lang w:val="en-GB"/>
          <w:rPrChange w:id="8" w:author="Sai Thein Than Tun" w:date="2017-09-11T10:06:00Z">
            <w:rPr>
              <w:b/>
              <w:lang w:val="en-GB"/>
            </w:rPr>
          </w:rPrChange>
        </w:rPr>
        <w:t>muA</w:t>
      </w:r>
      <w:proofErr w:type="spellEnd"/>
      <w:r w:rsidRPr="00990C8B">
        <w:rPr>
          <w:b/>
          <w:strike/>
          <w:lang w:val="en-GB"/>
          <w:rPrChange w:id="9" w:author="Sai Thein Than Tun" w:date="2017-09-11T10:06:00Z">
            <w:rPr>
              <w:b/>
              <w:lang w:val="en-GB"/>
            </w:rPr>
          </w:rPrChange>
        </w:rPr>
        <w:t xml:space="preserve">, </w:t>
      </w:r>
      <w:proofErr w:type="spellStart"/>
      <w:r w:rsidRPr="00990C8B">
        <w:rPr>
          <w:b/>
          <w:strike/>
          <w:lang w:val="en-GB"/>
          <w:rPrChange w:id="10" w:author="Sai Thein Than Tun" w:date="2017-09-11T10:06:00Z">
            <w:rPr>
              <w:b/>
              <w:lang w:val="en-GB"/>
            </w:rPr>
          </w:rPrChange>
        </w:rPr>
        <w:t>muC</w:t>
      </w:r>
      <w:proofErr w:type="spellEnd"/>
      <w:r w:rsidRPr="00990C8B">
        <w:rPr>
          <w:b/>
          <w:strike/>
          <w:lang w:val="en-GB"/>
          <w:rPrChange w:id="11" w:author="Sai Thein Than Tun" w:date="2017-09-11T10:06:00Z">
            <w:rPr>
              <w:b/>
              <w:lang w:val="en-GB"/>
            </w:rPr>
          </w:rPrChange>
        </w:rPr>
        <w:t>).</w:t>
      </w:r>
    </w:p>
    <w:p w14:paraId="387246EC" w14:textId="77777777" w:rsidR="000C23F7" w:rsidRPr="00950ED4" w:rsidRDefault="000C23F7" w:rsidP="001A6C78">
      <w:pPr>
        <w:rPr>
          <w:lang w:val="en-GB"/>
        </w:rPr>
      </w:pPr>
      <w:r w:rsidRPr="00950ED4">
        <w:rPr>
          <w:noProof/>
          <w:lang w:val="en-GB" w:eastAsia="en-GB"/>
        </w:rPr>
        <w:lastRenderedPageBreak/>
        <w:drawing>
          <wp:inline distT="0" distB="0" distL="0" distR="0" wp14:anchorId="480A099A" wp14:editId="441F322F">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valenceTornado_2017-06-21 21_54_5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17AFD7" w14:textId="77777777" w:rsidR="000C23F7" w:rsidRPr="00950ED4" w:rsidRDefault="000C23F7" w:rsidP="000C23F7">
      <w:pPr>
        <w:rPr>
          <w:lang w:val="en-GB"/>
        </w:rPr>
      </w:pPr>
      <w:r w:rsidRPr="00950ED4">
        <w:rPr>
          <w:lang w:val="en-GB"/>
        </w:rPr>
        <w:t xml:space="preserve">Fig 2. Sensitivity of user input parameters </w:t>
      </w:r>
      <w:r w:rsidR="0007124A">
        <w:rPr>
          <w:lang w:val="en-GB"/>
        </w:rPr>
        <w:t>on % reduction in prevalence between 2018 &amp; 2023</w:t>
      </w:r>
    </w:p>
    <w:p w14:paraId="0EC1985C" w14:textId="77777777" w:rsidR="000C23F7" w:rsidRPr="00950ED4" w:rsidRDefault="000C23F7" w:rsidP="000C23F7">
      <w:pPr>
        <w:pStyle w:val="Heading1"/>
        <w:rPr>
          <w:lang w:val="en-GB"/>
        </w:rPr>
      </w:pPr>
      <w:r w:rsidRPr="00950ED4">
        <w:rPr>
          <w:lang w:val="en-GB"/>
        </w:rPr>
        <w:t>Probabilistic sensitivity analysis</w:t>
      </w:r>
      <w:r w:rsidR="00132B59" w:rsidRPr="00950ED4">
        <w:rPr>
          <w:lang w:val="en-GB"/>
        </w:rPr>
        <w:t xml:space="preserve"> of submitted model</w:t>
      </w:r>
    </w:p>
    <w:p w14:paraId="33FEBF50" w14:textId="77777777" w:rsidR="000C23F7" w:rsidRPr="00950ED4" w:rsidRDefault="000C23F7" w:rsidP="000C23F7">
      <w:pPr>
        <w:rPr>
          <w:lang w:val="en-GB"/>
        </w:rPr>
      </w:pPr>
      <w:r w:rsidRPr="00950ED4">
        <w:rPr>
          <w:lang w:val="en-GB"/>
        </w:rPr>
        <w:t xml:space="preserve">We generated 10000 sets of baseline parameter sets from </w:t>
      </w:r>
      <w:r w:rsidR="00511747" w:rsidRPr="00950ED4">
        <w:rPr>
          <w:lang w:val="en-GB"/>
        </w:rPr>
        <w:t>random uniform distributions. Among these, we chose</w:t>
      </w:r>
      <w:r w:rsidR="00817EF3" w:rsidRPr="00950ED4">
        <w:rPr>
          <w:lang w:val="en-GB"/>
        </w:rPr>
        <w:t xml:space="preserve"> 102 baseline </w:t>
      </w:r>
      <w:proofErr w:type="gramStart"/>
      <w:r w:rsidR="00817EF3" w:rsidRPr="00950ED4">
        <w:rPr>
          <w:lang w:val="en-GB"/>
        </w:rPr>
        <w:t>parameter</w:t>
      </w:r>
      <w:proofErr w:type="gramEnd"/>
      <w:r w:rsidR="00817EF3" w:rsidRPr="00950ED4">
        <w:rPr>
          <w:lang w:val="en-GB"/>
        </w:rPr>
        <w:t xml:space="preserve"> sets that could approximate the baseline malaria status of </w:t>
      </w:r>
      <w:proofErr w:type="spellStart"/>
      <w:r w:rsidR="00817EF3" w:rsidRPr="00950ED4">
        <w:rPr>
          <w:lang w:val="en-GB"/>
        </w:rPr>
        <w:t>Savannakhet</w:t>
      </w:r>
      <w:proofErr w:type="spellEnd"/>
      <w:r w:rsidR="00817EF3" w:rsidRPr="00950ED4">
        <w:rPr>
          <w:lang w:val="en-GB"/>
        </w:rPr>
        <w:t xml:space="preserve">. We generated 100 intervention </w:t>
      </w:r>
      <w:proofErr w:type="gramStart"/>
      <w:r w:rsidR="00817EF3" w:rsidRPr="00950ED4">
        <w:rPr>
          <w:lang w:val="en-GB"/>
        </w:rPr>
        <w:t>parameter</w:t>
      </w:r>
      <w:proofErr w:type="gramEnd"/>
      <w:r w:rsidR="00817EF3" w:rsidRPr="00950ED4">
        <w:rPr>
          <w:lang w:val="en-GB"/>
        </w:rPr>
        <w:t xml:space="preserve"> sets to pair up with those 102 baseline parameter sets. The timing of MVDA rounds and the effects of vaccine which are incremental over time, are generated based on the random proportions to the lattermost (biggest) value. All other intervention parameters are sampled from a uniform distribution. Interventions are sequentially turned on for each 10200 </w:t>
      </w:r>
      <w:proofErr w:type="gramStart"/>
      <w:r w:rsidR="00817EF3" w:rsidRPr="00950ED4">
        <w:rPr>
          <w:lang w:val="en-GB"/>
        </w:rPr>
        <w:t>parameter</w:t>
      </w:r>
      <w:proofErr w:type="gramEnd"/>
      <w:r w:rsidR="00817EF3" w:rsidRPr="00950ED4">
        <w:rPr>
          <w:lang w:val="en-GB"/>
        </w:rPr>
        <w:t xml:space="preserve"> sets</w:t>
      </w:r>
      <w:r w:rsidR="00C84CB6" w:rsidRPr="00950ED4">
        <w:rPr>
          <w:lang w:val="en-GB"/>
        </w:rPr>
        <w:t xml:space="preserve"> (Data file 3)</w:t>
      </w:r>
      <w:r w:rsidR="00817EF3" w:rsidRPr="00950ED4">
        <w:rPr>
          <w:lang w:val="en-GB"/>
        </w:rPr>
        <w:t>. The mentioned steps can be seen at</w:t>
      </w:r>
      <w:r w:rsidR="00C84CB6" w:rsidRPr="00950ED4">
        <w:rPr>
          <w:lang w:val="en-GB"/>
        </w:rPr>
        <w:t xml:space="preserve"> Fig. 3.</w:t>
      </w:r>
    </w:p>
    <w:p w14:paraId="4EFE3B40" w14:textId="77777777" w:rsidR="000C23F7" w:rsidRPr="00950ED4" w:rsidRDefault="000C23F7" w:rsidP="001A6C78">
      <w:pPr>
        <w:rPr>
          <w:lang w:val="en-GB"/>
        </w:rPr>
      </w:pPr>
      <w:r w:rsidRPr="00950ED4">
        <w:rPr>
          <w:noProof/>
          <w:lang w:val="en-GB" w:eastAsia="en-GB"/>
        </w:rPr>
        <w:lastRenderedPageBreak/>
        <w:drawing>
          <wp:inline distT="0" distB="0" distL="0" distR="0" wp14:anchorId="7BD51BB9" wp14:editId="39958291">
            <wp:extent cx="5943600" cy="3268345"/>
            <wp:effectExtent l="0" t="0" r="0" b="825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A33E244" w14:textId="77777777" w:rsidR="00C84CB6" w:rsidRPr="00950ED4" w:rsidRDefault="00C84CB6" w:rsidP="001A6C78">
      <w:pPr>
        <w:rPr>
          <w:lang w:val="en-GB"/>
        </w:rPr>
      </w:pPr>
      <w:r w:rsidRPr="00950ED4">
        <w:rPr>
          <w:lang w:val="en-GB"/>
        </w:rPr>
        <w:t>Fig. 3: Steps taken for the probabilistic sensitivity analysis.</w:t>
      </w:r>
    </w:p>
    <w:p w14:paraId="037C0048" w14:textId="77777777" w:rsidR="00C84CB6" w:rsidRPr="00950ED4" w:rsidRDefault="00D82AD9" w:rsidP="001A6C78">
      <w:pPr>
        <w:rPr>
          <w:lang w:val="en-GB"/>
        </w:rPr>
      </w:pPr>
      <w:r w:rsidRPr="00950ED4">
        <w:rPr>
          <w:noProof/>
          <w:lang w:val="en-GB" w:eastAsia="en-GB"/>
        </w:rPr>
        <w:drawing>
          <wp:inline distT="0" distB="0" distL="0" distR="0" wp14:anchorId="37BEBFFB" wp14:editId="2BD7C8B7">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idenceByIntervention_2017-08-09 09_20_3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2378C3" w14:textId="77777777" w:rsidR="002829FC" w:rsidRPr="00950ED4" w:rsidRDefault="002829FC" w:rsidP="001A6C78">
      <w:pPr>
        <w:rPr>
          <w:lang w:val="en-GB"/>
        </w:rPr>
      </w:pPr>
      <w:r w:rsidRPr="00950ED4">
        <w:rPr>
          <w:lang w:val="en-GB"/>
        </w:rPr>
        <w:t>Fig. 4: Sequential effect of interventions</w:t>
      </w:r>
      <w:r w:rsidR="00D82AD9" w:rsidRPr="00950ED4">
        <w:rPr>
          <w:lang w:val="en-GB"/>
        </w:rPr>
        <w:t xml:space="preserve"> on incidence (incidence/1000/month)</w:t>
      </w:r>
    </w:p>
    <w:p w14:paraId="36DCA9EE" w14:textId="77777777" w:rsidR="007C001D" w:rsidRPr="00950ED4" w:rsidRDefault="007C001D" w:rsidP="001A6C78">
      <w:pPr>
        <w:rPr>
          <w:lang w:val="en-GB"/>
        </w:rPr>
      </w:pPr>
      <w:r w:rsidRPr="00950ED4">
        <w:rPr>
          <w:noProof/>
          <w:lang w:val="en-GB" w:eastAsia="en-GB"/>
        </w:rPr>
        <w:lastRenderedPageBreak/>
        <w:drawing>
          <wp:inline distT="0" distB="0" distL="0" distR="0" wp14:anchorId="103BE7BB" wp14:editId="65359CD7">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valenceByIntervention_2017-08-09 09_20_3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6FE82D" w14:textId="77777777" w:rsidR="007C001D" w:rsidRPr="00950ED4" w:rsidRDefault="007C001D" w:rsidP="007C001D">
      <w:pPr>
        <w:rPr>
          <w:lang w:val="en-GB"/>
        </w:rPr>
      </w:pPr>
      <w:r w:rsidRPr="00950ED4">
        <w:rPr>
          <w:lang w:val="en-GB"/>
        </w:rPr>
        <w:t>Fig. 5: Sequential effect of interventions on prevalence</w:t>
      </w:r>
    </w:p>
    <w:p w14:paraId="422AE296" w14:textId="77777777" w:rsidR="007C001D" w:rsidRPr="00950ED4" w:rsidRDefault="007C001D" w:rsidP="001A6C78">
      <w:pPr>
        <w:rPr>
          <w:lang w:val="en-GB"/>
        </w:rPr>
      </w:pPr>
    </w:p>
    <w:p w14:paraId="02435EFA" w14:textId="77777777" w:rsidR="002829FC" w:rsidRPr="00950ED4" w:rsidRDefault="00F237C9" w:rsidP="001A6C78">
      <w:pPr>
        <w:rPr>
          <w:lang w:val="en-GB"/>
        </w:rPr>
      </w:pPr>
      <w:r w:rsidRPr="00950ED4">
        <w:rPr>
          <w:noProof/>
          <w:lang w:val="en-GB" w:eastAsia="en-GB"/>
        </w:rPr>
        <w:drawing>
          <wp:inline distT="0" distB="0" distL="0" distR="0" wp14:anchorId="54CECEE1" wp14:editId="1CE3615C">
            <wp:extent cx="2869185" cy="1793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idenceByVACCINATION_2017-07-29 17_25_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3389" cy="1795868"/>
                    </a:xfrm>
                    <a:prstGeom prst="rect">
                      <a:avLst/>
                    </a:prstGeom>
                  </pic:spPr>
                </pic:pic>
              </a:graphicData>
            </a:graphic>
          </wp:inline>
        </w:drawing>
      </w:r>
      <w:r w:rsidRPr="00950ED4">
        <w:rPr>
          <w:noProof/>
          <w:lang w:val="en-GB" w:eastAsia="en-GB"/>
        </w:rPr>
        <w:drawing>
          <wp:inline distT="0" distB="0" distL="0" distR="0" wp14:anchorId="5A1AD52C" wp14:editId="5270CF27">
            <wp:extent cx="2812289" cy="17576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valenceByVACCINATION_2017-07-29 17_25_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457" cy="1764035"/>
                    </a:xfrm>
                    <a:prstGeom prst="rect">
                      <a:avLst/>
                    </a:prstGeom>
                  </pic:spPr>
                </pic:pic>
              </a:graphicData>
            </a:graphic>
          </wp:inline>
        </w:drawing>
      </w:r>
    </w:p>
    <w:p w14:paraId="6D9F3F0F" w14:textId="77777777" w:rsidR="00FD0FD9" w:rsidRPr="00950ED4" w:rsidRDefault="00F237C9" w:rsidP="001A6C78">
      <w:pPr>
        <w:rPr>
          <w:lang w:val="en-GB"/>
        </w:rPr>
      </w:pPr>
      <w:r w:rsidRPr="00950ED4">
        <w:rPr>
          <w:lang w:val="en-GB"/>
        </w:rPr>
        <w:t>Fig. 6</w:t>
      </w:r>
      <w:r w:rsidR="002829FC" w:rsidRPr="00950ED4">
        <w:rPr>
          <w:lang w:val="en-GB"/>
        </w:rPr>
        <w:t>: Additional effect provided by vaccine</w:t>
      </w:r>
      <w:r w:rsidR="00FD0FD9" w:rsidRPr="00950ED4">
        <w:rPr>
          <w:lang w:val="en-GB"/>
        </w:rPr>
        <w:t xml:space="preserve"> </w:t>
      </w:r>
    </w:p>
    <w:p w14:paraId="11432308" w14:textId="77777777" w:rsidR="002829FC" w:rsidRPr="00950ED4" w:rsidRDefault="00FD0FD9" w:rsidP="001A6C78">
      <w:pPr>
        <w:rPr>
          <w:lang w:val="en-GB"/>
        </w:rPr>
      </w:pPr>
      <w:r w:rsidRPr="00950ED4">
        <w:rPr>
          <w:lang w:val="en-GB"/>
        </w:rPr>
        <w:t>By having vaccination, there will be incidence reduction of 0.12 per 1000/month (95%CI: 0.118-0.124) and prevalence reduction of 0.08 (95%CI: 0.078-0.081).</w:t>
      </w:r>
    </w:p>
    <w:p w14:paraId="57A3A8C5" w14:textId="77777777" w:rsidR="00634044" w:rsidRPr="00950ED4" w:rsidRDefault="00331060" w:rsidP="00634044">
      <w:pPr>
        <w:pStyle w:val="Heading1"/>
        <w:rPr>
          <w:lang w:val="en-GB"/>
        </w:rPr>
      </w:pPr>
      <w:r w:rsidRPr="00950ED4">
        <w:rPr>
          <w:lang w:val="en-GB"/>
        </w:rPr>
        <w:t>Findings from</w:t>
      </w:r>
      <w:r w:rsidR="00634044" w:rsidRPr="00950ED4">
        <w:rPr>
          <w:lang w:val="en-GB"/>
        </w:rPr>
        <w:t xml:space="preserve"> sensitivity analysis of the submitted model</w:t>
      </w:r>
    </w:p>
    <w:p w14:paraId="3C8E769E" w14:textId="77777777" w:rsidR="00A05B69" w:rsidRPr="00A05B69" w:rsidRDefault="00331060" w:rsidP="00360EFB">
      <w:pPr>
        <w:rPr>
          <w:lang w:val="en-GB"/>
        </w:rPr>
      </w:pPr>
      <w:r w:rsidRPr="00950ED4">
        <w:rPr>
          <w:lang w:val="en-GB"/>
        </w:rPr>
        <w:t xml:space="preserve">Though not of direct finding from the sensitivity analysis, we realized that the vaccine sub-model in the submitted paper has been inaccurate. </w:t>
      </w:r>
      <w:r w:rsidR="001125B9" w:rsidRPr="00950ED4">
        <w:rPr>
          <w:lang w:val="en-GB"/>
        </w:rPr>
        <w:t>Instead</w:t>
      </w:r>
      <w:r w:rsidRPr="00950ED4">
        <w:rPr>
          <w:lang w:val="en-GB"/>
        </w:rPr>
        <w:t xml:space="preserve"> of vaccinating only those having the MDA rounds, vaccine was given to everyone in the submitted paper, and thus producing more effect of the vaccine than it </w:t>
      </w:r>
      <w:r w:rsidRPr="00950ED4">
        <w:rPr>
          <w:lang w:val="en-GB"/>
        </w:rPr>
        <w:lastRenderedPageBreak/>
        <w:t xml:space="preserve">should be. Even with the overestimated vaccine effect, the </w:t>
      </w:r>
      <w:r w:rsidR="00A05B69">
        <w:rPr>
          <w:lang w:val="en-GB"/>
        </w:rPr>
        <w:t xml:space="preserve">vaccine is only having a minimal effect when added to the suite of interventions (Fig. 5). The reason behind this is </w:t>
      </w:r>
      <w:r w:rsidR="00360EFB">
        <w:rPr>
          <w:lang w:val="en-GB"/>
        </w:rPr>
        <w:t>va</w:t>
      </w:r>
      <w:r w:rsidR="00A05B69">
        <w:rPr>
          <w:lang w:val="en-GB"/>
        </w:rPr>
        <w:t>ccine and MDA do not have additive effect</w:t>
      </w:r>
      <w:r w:rsidR="00360EFB">
        <w:rPr>
          <w:lang w:val="en-GB"/>
        </w:rPr>
        <w:t>.</w:t>
      </w:r>
    </w:p>
    <w:p w14:paraId="40695833" w14:textId="77777777" w:rsidR="00634044" w:rsidRDefault="00634044" w:rsidP="00634044">
      <w:pPr>
        <w:pStyle w:val="Heading1"/>
        <w:rPr>
          <w:lang w:val="en-GB"/>
        </w:rPr>
      </w:pPr>
      <w:r w:rsidRPr="00950ED4">
        <w:rPr>
          <w:lang w:val="en-GB"/>
        </w:rPr>
        <w:t>Modifications to the submitted model</w:t>
      </w:r>
    </w:p>
    <w:p w14:paraId="24697D56" w14:textId="77777777" w:rsidR="00355183" w:rsidRPr="00355183" w:rsidRDefault="00355183" w:rsidP="00355183">
      <w:pPr>
        <w:pStyle w:val="ListParagraph"/>
        <w:numPr>
          <w:ilvl w:val="0"/>
          <w:numId w:val="14"/>
        </w:numPr>
        <w:rPr>
          <w:lang w:val="en-GB"/>
        </w:rPr>
      </w:pPr>
      <w:r>
        <w:rPr>
          <w:lang w:val="en-GB"/>
        </w:rPr>
        <w:t>Previously, the vaccine was modelled so that everyone</w:t>
      </w:r>
      <w:r w:rsidR="009C4BC0">
        <w:rPr>
          <w:lang w:val="en-GB"/>
        </w:rPr>
        <w:t xml:space="preserve"> (who accepts the vaccine)</w:t>
      </w:r>
      <w:r>
        <w:rPr>
          <w:lang w:val="en-GB"/>
        </w:rPr>
        <w:t xml:space="preserve"> will be vaccinated, despite the MDA coverage. This has been modified </w:t>
      </w:r>
      <w:proofErr w:type="gramStart"/>
      <w:r>
        <w:rPr>
          <w:lang w:val="en-GB"/>
        </w:rPr>
        <w:t>in order to</w:t>
      </w:r>
      <w:proofErr w:type="gramEnd"/>
      <w:r>
        <w:rPr>
          <w:lang w:val="en-GB"/>
        </w:rPr>
        <w:t xml:space="preserve"> accommodate the following scenarios:</w:t>
      </w:r>
      <w:r w:rsidRPr="00355183">
        <w:t xml:space="preserve"> </w:t>
      </w:r>
    </w:p>
    <w:p w14:paraId="7DFA19CA" w14:textId="77777777" w:rsidR="00355183" w:rsidRPr="00355183" w:rsidRDefault="00355183" w:rsidP="00355183">
      <w:pPr>
        <w:pStyle w:val="ListParagraph"/>
        <w:numPr>
          <w:ilvl w:val="1"/>
          <w:numId w:val="14"/>
        </w:numPr>
        <w:rPr>
          <w:lang w:val="en-GB"/>
        </w:rPr>
      </w:pPr>
      <w:r w:rsidRPr="00355183">
        <w:rPr>
          <w:lang w:val="en-GB"/>
        </w:rPr>
        <w:t>MVDA at hotspots</w:t>
      </w:r>
      <w:r w:rsidR="009C70BD">
        <w:rPr>
          <w:lang w:val="en-GB"/>
        </w:rPr>
        <w:t xml:space="preserve"> (</w:t>
      </w:r>
      <w:proofErr w:type="spellStart"/>
      <w:r w:rsidR="009C70BD">
        <w:rPr>
          <w:lang w:val="en-GB"/>
        </w:rPr>
        <w:t>ie</w:t>
      </w:r>
      <w:proofErr w:type="spellEnd"/>
      <w:r w:rsidR="009C70BD">
        <w:rPr>
          <w:lang w:val="en-GB"/>
        </w:rPr>
        <w:t xml:space="preserve">. MDA and vaccine have the same </w:t>
      </w:r>
      <w:proofErr w:type="spellStart"/>
      <w:r w:rsidR="009C70BD">
        <w:rPr>
          <w:lang w:val="en-GB"/>
        </w:rPr>
        <w:t>covearage</w:t>
      </w:r>
      <w:proofErr w:type="spellEnd"/>
      <w:r w:rsidR="009C70BD">
        <w:rPr>
          <w:lang w:val="en-GB"/>
        </w:rPr>
        <w:t>)</w:t>
      </w:r>
    </w:p>
    <w:p w14:paraId="7EBC5A82" w14:textId="77777777" w:rsidR="00355183" w:rsidRPr="00355183" w:rsidRDefault="00355183" w:rsidP="00355183">
      <w:pPr>
        <w:pStyle w:val="ListParagraph"/>
        <w:numPr>
          <w:ilvl w:val="1"/>
          <w:numId w:val="14"/>
        </w:numPr>
        <w:rPr>
          <w:lang w:val="en-GB"/>
        </w:rPr>
      </w:pPr>
      <w:r w:rsidRPr="00355183">
        <w:rPr>
          <w:lang w:val="en-GB"/>
        </w:rPr>
        <w:t>MDA at hotspots and vaccination to everyone</w:t>
      </w:r>
    </w:p>
    <w:p w14:paraId="1AE91E72" w14:textId="77777777" w:rsidR="00355183" w:rsidRPr="00355183" w:rsidRDefault="00355183" w:rsidP="00355183">
      <w:pPr>
        <w:pStyle w:val="ListParagraph"/>
        <w:numPr>
          <w:ilvl w:val="1"/>
          <w:numId w:val="14"/>
        </w:numPr>
        <w:rPr>
          <w:lang w:val="en-GB"/>
        </w:rPr>
      </w:pPr>
      <w:r>
        <w:rPr>
          <w:lang w:val="en-GB"/>
        </w:rPr>
        <w:t>Vaccination to everyone without MDA</w:t>
      </w:r>
    </w:p>
    <w:p w14:paraId="7C41C092" w14:textId="77777777" w:rsidR="00355183" w:rsidRPr="00355183" w:rsidRDefault="009C4BC0" w:rsidP="00355183">
      <w:pPr>
        <w:pStyle w:val="ListParagraph"/>
        <w:numPr>
          <w:ilvl w:val="0"/>
          <w:numId w:val="14"/>
        </w:numPr>
        <w:rPr>
          <w:lang w:val="en-GB"/>
        </w:rPr>
      </w:pPr>
      <w:r>
        <w:rPr>
          <w:lang w:val="en-GB"/>
        </w:rPr>
        <w:t xml:space="preserve">Vaccine sub-model has been changed according to </w:t>
      </w:r>
      <w:r>
        <w:rPr>
          <w:lang w:val="en-GB"/>
        </w:rPr>
        <w:fldChar w:fldCharType="begin"/>
      </w:r>
      <w:r>
        <w:rPr>
          <w:lang w:val="en-GB"/>
        </w:rPr>
        <w:instrText xml:space="preserve"> ADDIN ZOTERO_ITEM CSL_CITATION {"citationID":"1r1ilk5fnd","properties":{"formattedCitation":"[1]","plainCitation":"[1]"},"citationItems":[{"id":555,"uris":["http://zotero.org/users/2420167/items/VXZI96BW"],"uri":["http://zotero.org/users/2420167/items/VXZI96BW"],"itemData":{"id":555,"type":"article-journal","title":"Immunogenicity of the RTS,S/AS01 malaria vaccine and implications for duration of vaccine efficacy: secondary analysis of data from a phase 3 randomised controlled trial","container-title":"The Lancet Infectious Diseases","page":"1450-1458","volume":"15","issue":"12","source":"CrossRef","DOI":"10.1016/S1473-3099(15)00239-X","ISSN":"14733099","shortTitle":"Immunogenicity of the RTS,S/AS01 malaria vaccine and implications for duration of vaccine efficacy","language":"en","author":[{"family":"White","given":"Michael T"},{"family":"Verity","given":"Robert"},{"family":"Griffin","given":"Jamie T"},{"family":"Asante","given":"Kwaku Poku"},{"family":"Owusu-Agyei","given":"Seth"},{"family":"Greenwood","given":"Brian"},{"family":"Drakeley","given":"Chris"},{"family":"Gesase","given":"Samwel"},{"family":"Lusingu","given":"John"},{"family":"Ansong","given":"Daniel"},{"family":"Adjei","given":"Samuel"},{"family":"Agbenyega","given":"Tsiri"},{"family":"Ogutu","given":"Bernhards"},{"family":"Otieno","given":"Lucas"},{"family":"Otieno","given":"Walter"},{"family":"Agnandji","given":"Selidji T"},{"family":"Lell","given":"Bertrand"},{"family":"Kremsner","given":"Peter"},{"family":"Hoffman","given":"Irving"},{"family":"Martinson","given":"Francis"},{"family":"Kamthunzu","given":"Portia"},{"family":"Tinto","given":"Halidou"},{"family":"Valea","given":"Innocent"},{"family":"Sorgho","given":"Hermann"},{"family":"Oneko","given":"Martina"},{"family":"Otieno","given":"Kephas"},{"family":"Hamel","given":"Mary J"},{"family":"Salim","given":"Nahya"},{"family":"Mtoro","given":"Ali"},{"family":"Abdulla","given":"Salim"},{"family":"Aide","given":"Pedro"},{"family":"Sacarlal","given":"Jahit"},{"family":"Aponte","given":"John J"},{"family":"Njuguna","given":"Patricia"},{"family":"Marsh","given":"Kevin"},{"family":"Bejon","given":"Philip"},{"family":"Riley","given":"Eleanor M"},{"family":"Ghani","given":"Azra C"}],"issued":{"date-parts":[["2015",12]]}}}],"schema":"https://github.com/citation-style-language/schema/raw/master/csl-citation.json"} </w:instrText>
      </w:r>
      <w:r>
        <w:rPr>
          <w:lang w:val="en-GB"/>
        </w:rPr>
        <w:fldChar w:fldCharType="separate"/>
      </w:r>
      <w:r w:rsidRPr="009C4BC0">
        <w:rPr>
          <w:rFonts w:ascii="Calibri" w:hAnsi="Calibri"/>
        </w:rPr>
        <w:t>[1]</w:t>
      </w:r>
      <w:r>
        <w:rPr>
          <w:lang w:val="en-GB"/>
        </w:rPr>
        <w:fldChar w:fldCharType="end"/>
      </w:r>
    </w:p>
    <w:p w14:paraId="018593FC" w14:textId="77777777" w:rsidR="003D64B1" w:rsidRDefault="003D64B1" w:rsidP="003F5E9F">
      <w:pPr>
        <w:pStyle w:val="ListParagraph"/>
        <w:numPr>
          <w:ilvl w:val="1"/>
          <w:numId w:val="14"/>
        </w:numPr>
        <w:rPr>
          <w:lang w:val="en-GB"/>
        </w:rPr>
      </w:pPr>
      <w:r>
        <w:rPr>
          <w:noProof/>
          <w:lang w:eastAsia="en-US"/>
        </w:rPr>
        <w:t>It takes 2 weeks before a</w:t>
      </w:r>
      <w:r w:rsidR="0016251C">
        <w:rPr>
          <w:lang w:val="en-GB"/>
        </w:rPr>
        <w:t xml:space="preserve"> vaccine </w:t>
      </w:r>
      <w:r>
        <w:rPr>
          <w:lang w:val="en-GB"/>
        </w:rPr>
        <w:t>dose has its maximal effect</w:t>
      </w:r>
      <w:r w:rsidR="005276AC">
        <w:rPr>
          <w:lang w:val="en-GB"/>
        </w:rPr>
        <w:t xml:space="preserve"> </w:t>
      </w:r>
      <w:r w:rsidR="005276AC">
        <w:rPr>
          <w:lang w:val="en-GB"/>
        </w:rPr>
        <w:fldChar w:fldCharType="begin"/>
      </w:r>
      <w:r w:rsidR="005276AC">
        <w:rPr>
          <w:lang w:val="en-GB"/>
        </w:rPr>
        <w:instrText xml:space="preserve"> ADDIN ZOTERO_ITEM CSL_CITATION {"citationID":"a1de8gn8o8o","properties":{"formattedCitation":"[2,3]","plainCitation":"[2,3]"},"citationItems":[{"id":554,"uris":["http://zotero.org/users/2420167/items/USUAS4FB"],"uri":["http://zotero.org/users/2420167/ite</w:instrText>
      </w:r>
      <w:r w:rsidR="005276AC">
        <w:rPr>
          <w:rFonts w:hint="eastAsia"/>
          <w:lang w:val="en-GB"/>
        </w:rPr>
        <w:instrText>ms/USUAS4FB"],"itemData":{"id":554,"type":"article-journal","title":"Long</w:instrText>
      </w:r>
      <w:r w:rsidR="005276AC">
        <w:rPr>
          <w:rFonts w:hint="eastAsia"/>
          <w:lang w:val="en-GB"/>
        </w:rPr>
        <w:instrText>‐</w:instrText>
      </w:r>
      <w:r w:rsidR="005276AC">
        <w:rPr>
          <w:rFonts w:hint="eastAsia"/>
          <w:lang w:val="en-GB"/>
        </w:rPr>
        <w:instrText>Term Efficacy and Immune Responses following Immunization with the RTS,S Malaria Vaccine","container-title":"The Journal of Infectious Diseases","page":"1139-1144","volume":"178","i</w:instrText>
      </w:r>
      <w:r w:rsidR="005276AC">
        <w:rPr>
          <w:lang w:val="en-GB"/>
        </w:rPr>
        <w:instrText>ssue":"4","source":"CrossRef","DOI":"10.1086/515657","ISSN":"0022-1899, 1537-6613","language":"en","author":[{"family":"Stoute","given":"J. A."},{"family":"Kester","given":"K. E."},{"family":"Krzych","given":"U."},{"family":"Wellde","given":"B. T."},{"family":"Hall","given":"T."},{"family":"White","given":"K."},{"family":"Glenn","given":"G."},{"family":"Ockenhouse","given":"C. F."},{"family":"Garcon","given":"N."},{"family":"Schwenk","given":"R."},{"family":"Lanar","given":"D. E."},{"family":"Sun","given":"P."},{"family":"Momin","given":"P."},{"family":"Wirtz","given":"R. A."},{"family":"Golenda","given":"C."},{"family":"Slaoui","given":"M."},{"family":"Wortmann","given":"G."},{"family":"Holland","given":"C."},{"family":"Dowler","given":"M."},{"family":"Cohen","given":"J."},{"family":"Ballou","given":"W. Ripley"}],"issued":{"date-parts":[["1998",10]]}}},{"id":553,"uris":["http://zotero.org/users/2420167/items/XFT5ZDVV"],"uri":["http://zotero.org/users/2420167/items/XFT5ZDVV"],"itemData":{"id":553,"type":"</w:instrText>
      </w:r>
      <w:r w:rsidR="005276AC">
        <w:rPr>
          <w:rFonts w:hint="eastAsia"/>
          <w:lang w:val="en-GB"/>
        </w:rPr>
        <w:instrText>article-journal","title":"Randomized, Double</w:instrText>
      </w:r>
      <w:r w:rsidR="005276AC">
        <w:rPr>
          <w:rFonts w:hint="eastAsia"/>
          <w:lang w:val="en-GB"/>
        </w:rPr>
        <w:instrText>‐</w:instrText>
      </w:r>
      <w:r w:rsidR="005276AC">
        <w:rPr>
          <w:rFonts w:hint="eastAsia"/>
          <w:lang w:val="en-GB"/>
        </w:rPr>
        <w:instrText>Blind, Phase 2a Trial of Falciparum Malaria Vaccines RTS,S/AS01B and RTS,S/AS02A in Malaria</w:instrText>
      </w:r>
      <w:r w:rsidR="005276AC">
        <w:rPr>
          <w:rFonts w:hint="eastAsia"/>
          <w:lang w:val="en-GB"/>
        </w:rPr>
        <w:instrText>‐</w:instrText>
      </w:r>
      <w:r w:rsidR="005276AC">
        <w:rPr>
          <w:rFonts w:hint="eastAsia"/>
          <w:lang w:val="en-GB"/>
        </w:rPr>
        <w:instrText>Naive Adults: Safety, Efficacy, and Immunologic Associates of Protection","container-title":"The Journal of Infectious Diseases","page":"337-346","volume":"200","issue":"3","source":"CrossRef","DOI":"10.1086/600120","ISSN":"0022-1899, 1537-6613","shortTitle":"Randomized, Double</w:instrText>
      </w:r>
      <w:r w:rsidR="005276AC">
        <w:rPr>
          <w:rFonts w:hint="eastAsia"/>
          <w:lang w:val="en-GB"/>
        </w:rPr>
        <w:instrText>‐</w:instrText>
      </w:r>
      <w:r w:rsidR="005276AC">
        <w:rPr>
          <w:rFonts w:hint="eastAsia"/>
          <w:lang w:val="en-GB"/>
        </w:rPr>
        <w:instrText>Blind, Phase 2a Trial of Falciparum Malaria Vaccines RTS,S/AS01B and RTS,S/AS02A in Malaria</w:instrText>
      </w:r>
      <w:r w:rsidR="005276AC">
        <w:rPr>
          <w:rFonts w:hint="eastAsia"/>
          <w:lang w:val="en-GB"/>
        </w:rPr>
        <w:instrText>‐</w:instrText>
      </w:r>
      <w:r w:rsidR="005276AC">
        <w:rPr>
          <w:rFonts w:hint="eastAsia"/>
          <w:lang w:val="en-GB"/>
        </w:rPr>
        <w:instrText>Naive Adults","language":"en","author":[{"family":"Kester","given":"Kent E."},{"family":"Cummings","given":"James F."},{"family":"Ofori</w:instrText>
      </w:r>
      <w:r w:rsidR="005276AC">
        <w:rPr>
          <w:rFonts w:hint="eastAsia"/>
          <w:lang w:val="en-GB"/>
        </w:rPr>
        <w:instrText>‐</w:instrText>
      </w:r>
      <w:r w:rsidR="005276AC">
        <w:rPr>
          <w:rFonts w:hint="eastAsia"/>
          <w:lang w:val="en-GB"/>
        </w:rPr>
        <w:instrText>Anyinam","given":"Opokua"},{"family":"Ockenhouse","given":"Christian F."},{"family":"Krzych","given":"Urszula"},{"family"</w:instrText>
      </w:r>
      <w:r w:rsidR="005276AC">
        <w:rPr>
          <w:lang w:val="en-GB"/>
        </w:rPr>
        <w:instrText>:"Moris","given":"Philippe"},{"family":"Schwenk","given":"Robert"},{"family":"Nielsen","given":"Robin A."},{"family":"Debebe","given":"Zufan"},{"family":"Pinelis","given":"Evgeny"},{"family":"Juompan","given":"Laure"},{"family":"Williams","given":"Jack"},</w:instrText>
      </w:r>
      <w:r w:rsidR="005276AC">
        <w:rPr>
          <w:rFonts w:hint="eastAsia"/>
          <w:lang w:val="en-GB"/>
        </w:rPr>
        <w:instrText>{"family":"Dowler","given":"Megan"},{"family":"Stewart","given":"V. Ann"},{"family":"Wirtz","given":"Robert A."},{"family":"Dubois","given":"Marie</w:instrText>
      </w:r>
      <w:r w:rsidR="005276AC">
        <w:rPr>
          <w:rFonts w:hint="eastAsia"/>
          <w:lang w:val="en-GB"/>
        </w:rPr>
        <w:instrText>‐</w:instrText>
      </w:r>
      <w:r w:rsidR="005276AC">
        <w:rPr>
          <w:rFonts w:hint="eastAsia"/>
          <w:lang w:val="en-GB"/>
        </w:rPr>
        <w:instrText>Claude"},{"family":"Lievens","given":"Marc"},{"family":"Cohen","given":"Joe"},{"family":"Ballou","given":"W.</w:instrText>
      </w:r>
      <w:r w:rsidR="005276AC">
        <w:rPr>
          <w:lang w:val="en-GB"/>
        </w:rPr>
        <w:instrText xml:space="preserve"> Ripley"},{"family":"Heppner, Jr.","given":"D. Gray"},{"literal":"RTS,S Vaccine Evaluation Group"}],"issued":{"date-parts":[["2009",8]]}}}],"schema":"https://github.com/citation-style-language/schema/raw/master/csl-citation.json"} </w:instrText>
      </w:r>
      <w:r w:rsidR="005276AC">
        <w:rPr>
          <w:lang w:val="en-GB"/>
        </w:rPr>
        <w:fldChar w:fldCharType="separate"/>
      </w:r>
      <w:r w:rsidR="005276AC" w:rsidRPr="005276AC">
        <w:rPr>
          <w:rFonts w:ascii="Calibri" w:hAnsi="Calibri"/>
        </w:rPr>
        <w:t>[2,3]</w:t>
      </w:r>
      <w:r w:rsidR="005276AC">
        <w:rPr>
          <w:lang w:val="en-GB"/>
        </w:rPr>
        <w:fldChar w:fldCharType="end"/>
      </w:r>
      <w:r w:rsidR="005276AC">
        <w:rPr>
          <w:lang w:val="en-GB"/>
        </w:rPr>
        <w:t>.</w:t>
      </w:r>
      <w:r>
        <w:rPr>
          <w:lang w:val="en-GB"/>
        </w:rPr>
        <w:t xml:space="preserve"> </w:t>
      </w:r>
      <w:r w:rsidR="005276AC">
        <w:rPr>
          <w:lang w:val="en-GB"/>
        </w:rPr>
        <w:t>From the maximal effect, it wanes in a bi</w:t>
      </w:r>
      <w:r w:rsidR="00FC768F">
        <w:rPr>
          <w:lang w:val="en-GB"/>
        </w:rPr>
        <w:t>phasic exponential distribution due to the short-lived and long-lived component of antibodies (Fig. 7).</w:t>
      </w:r>
      <w:r w:rsidR="003F5E9F" w:rsidRPr="003F5E9F">
        <w:t xml:space="preserve"> </w:t>
      </w:r>
      <w:r w:rsidR="003F5E9F" w:rsidRPr="003F5E9F">
        <w:rPr>
          <w:lang w:val="en-GB"/>
        </w:rPr>
        <w:t>The vaccine effect is now calculated by the set of equations in Appendix.</w:t>
      </w:r>
    </w:p>
    <w:p w14:paraId="7C8AD03C" w14:textId="77777777" w:rsidR="00D43621" w:rsidRDefault="00D43621" w:rsidP="00D43621">
      <w:pPr>
        <w:pStyle w:val="ListParagraph"/>
        <w:numPr>
          <w:ilvl w:val="1"/>
          <w:numId w:val="14"/>
        </w:numPr>
        <w:rPr>
          <w:lang w:val="en-GB"/>
        </w:rPr>
      </w:pPr>
      <w:r>
        <w:rPr>
          <w:lang w:val="en-GB"/>
        </w:rPr>
        <w:t>% protective efficacy of 1</w:t>
      </w:r>
      <w:r w:rsidRPr="0016251C">
        <w:rPr>
          <w:vertAlign w:val="superscript"/>
          <w:lang w:val="en-GB"/>
        </w:rPr>
        <w:t>st</w:t>
      </w:r>
      <w:r>
        <w:rPr>
          <w:lang w:val="en-GB"/>
        </w:rPr>
        <w:t xml:space="preserve"> and 2</w:t>
      </w:r>
      <w:r w:rsidRPr="0016251C">
        <w:rPr>
          <w:vertAlign w:val="superscript"/>
          <w:lang w:val="en-GB"/>
        </w:rPr>
        <w:t>nd</w:t>
      </w:r>
      <w:r>
        <w:rPr>
          <w:lang w:val="en-GB"/>
        </w:rPr>
        <w:t xml:space="preserve"> doses are assumed to be proportional to the “</w:t>
      </w:r>
      <w:r w:rsidRPr="009C4BC0">
        <w:rPr>
          <w:lang w:val="en-GB"/>
        </w:rPr>
        <w:t>% prote</w:t>
      </w:r>
      <w:r>
        <w:rPr>
          <w:lang w:val="en-GB"/>
        </w:rPr>
        <w:t xml:space="preserve">ctive efficacy of </w:t>
      </w:r>
      <w:proofErr w:type="gramStart"/>
      <w:r>
        <w:rPr>
          <w:lang w:val="en-GB"/>
        </w:rPr>
        <w:t>RTS,S</w:t>
      </w:r>
      <w:proofErr w:type="gramEnd"/>
      <w:r>
        <w:rPr>
          <w:lang w:val="en-GB"/>
        </w:rPr>
        <w:t xml:space="preserve"> with 3</w:t>
      </w:r>
      <w:r w:rsidRPr="003E5054">
        <w:rPr>
          <w:vertAlign w:val="superscript"/>
          <w:lang w:val="en-GB"/>
        </w:rPr>
        <w:t>rd</w:t>
      </w:r>
      <w:r>
        <w:rPr>
          <w:lang w:val="en-GB"/>
        </w:rPr>
        <w:t xml:space="preserve"> </w:t>
      </w:r>
      <w:r w:rsidRPr="009C4BC0">
        <w:rPr>
          <w:lang w:val="en-GB"/>
        </w:rPr>
        <w:t>dose</w:t>
      </w:r>
      <w:r>
        <w:rPr>
          <w:lang w:val="en-GB"/>
        </w:rPr>
        <w:t>” at 80% and 90% respectively</w:t>
      </w:r>
    </w:p>
    <w:p w14:paraId="746375A5" w14:textId="77777777" w:rsidR="00D43621" w:rsidRPr="00D43621" w:rsidRDefault="00D43621" w:rsidP="006F0329">
      <w:pPr>
        <w:pStyle w:val="ListParagraph"/>
        <w:numPr>
          <w:ilvl w:val="1"/>
          <w:numId w:val="14"/>
        </w:numPr>
        <w:rPr>
          <w:lang w:val="en-GB"/>
        </w:rPr>
      </w:pPr>
      <w:r w:rsidRPr="00D43621">
        <w:rPr>
          <w:lang w:val="en-GB"/>
        </w:rPr>
        <w:t xml:space="preserve">Subsequently, “% protective efficacy of </w:t>
      </w:r>
      <w:proofErr w:type="gramStart"/>
      <w:r w:rsidRPr="00D43621">
        <w:rPr>
          <w:lang w:val="en-GB"/>
        </w:rPr>
        <w:t>RTS,S</w:t>
      </w:r>
      <w:proofErr w:type="gramEnd"/>
      <w:r w:rsidRPr="00D43621">
        <w:rPr>
          <w:lang w:val="en-GB"/>
        </w:rPr>
        <w:t xml:space="preserve"> with 1st dose”, “% protective efficacy of RTS,S with 2nd dose” and “half-life of vaccine protection (days)” are removed from the user input parameters.</w:t>
      </w:r>
    </w:p>
    <w:p w14:paraId="26A53D3E" w14:textId="77777777" w:rsidR="0016251C" w:rsidRDefault="00FC768F" w:rsidP="003D64B1">
      <w:pPr>
        <w:rPr>
          <w:lang w:val="en-GB"/>
        </w:rPr>
      </w:pPr>
      <w:r>
        <w:rPr>
          <w:noProof/>
          <w:lang w:val="en-GB" w:eastAsia="en-GB"/>
        </w:rPr>
        <mc:AlternateContent>
          <mc:Choice Requires="wpg">
            <w:drawing>
              <wp:anchor distT="0" distB="0" distL="114300" distR="114300" simplePos="0" relativeHeight="251668480" behindDoc="0" locked="0" layoutInCell="1" allowOverlap="1" wp14:anchorId="4CC7E0A9" wp14:editId="2B0296E7">
                <wp:simplePos x="0" y="0"/>
                <wp:positionH relativeFrom="column">
                  <wp:posOffset>538480</wp:posOffset>
                </wp:positionH>
                <wp:positionV relativeFrom="paragraph">
                  <wp:posOffset>1031240</wp:posOffset>
                </wp:positionV>
                <wp:extent cx="3854132" cy="817245"/>
                <wp:effectExtent l="0" t="0" r="13335" b="20955"/>
                <wp:wrapNone/>
                <wp:docPr id="15" name="Group 15"/>
                <wp:cNvGraphicFramePr/>
                <a:graphic xmlns:a="http://schemas.openxmlformats.org/drawingml/2006/main">
                  <a:graphicData uri="http://schemas.microsoft.com/office/word/2010/wordprocessingGroup">
                    <wpg:wgp>
                      <wpg:cNvGrpSpPr/>
                      <wpg:grpSpPr>
                        <a:xfrm>
                          <a:off x="0" y="0"/>
                          <a:ext cx="3854132" cy="817245"/>
                          <a:chOff x="0" y="0"/>
                          <a:chExt cx="3854132" cy="817245"/>
                        </a:xfrm>
                      </wpg:grpSpPr>
                      <wps:wsp>
                        <wps:cNvPr id="9" name="Right Brace 9"/>
                        <wps:cNvSpPr/>
                        <wps:spPr>
                          <a:xfrm rot="19278379">
                            <a:off x="1082040" y="25400"/>
                            <a:ext cx="153035" cy="454025"/>
                          </a:xfrm>
                          <a:prstGeom prst="rightBrace">
                            <a:avLst>
                              <a:gd name="adj1" fmla="val 21300"/>
                              <a:gd name="adj2" fmla="val 50000"/>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Brace 10"/>
                        <wps:cNvSpPr/>
                        <wps:spPr>
                          <a:xfrm rot="16422626">
                            <a:off x="2504440" y="-762000"/>
                            <a:ext cx="213360" cy="2486025"/>
                          </a:xfrm>
                          <a:prstGeom prst="rightBrace">
                            <a:avLst>
                              <a:gd name="adj1" fmla="val 19655"/>
                              <a:gd name="adj2" fmla="val 49440"/>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Brace 11"/>
                        <wps:cNvSpPr/>
                        <wps:spPr>
                          <a:xfrm rot="11279961">
                            <a:off x="604520" y="132080"/>
                            <a:ext cx="203200" cy="685165"/>
                          </a:xfrm>
                          <a:prstGeom prst="rightBrace">
                            <a:avLst>
                              <a:gd name="adj1" fmla="val 21300"/>
                              <a:gd name="adj2" fmla="val 50000"/>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203200"/>
                            <a:ext cx="970280" cy="358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05F94" w14:textId="77777777" w:rsidR="005276AC" w:rsidRPr="005276AC" w:rsidRDefault="005276AC">
                              <w:pPr>
                                <w:contextualSpacing/>
                                <w:rPr>
                                  <w:sz w:val="12"/>
                                </w:rPr>
                              </w:pPr>
                              <w:r w:rsidRPr="005276AC">
                                <w:rPr>
                                  <w:sz w:val="12"/>
                                </w:rPr>
                                <w:t xml:space="preserve">2 weeks before </w:t>
                              </w:r>
                            </w:p>
                            <w:p w14:paraId="7C2F958A" w14:textId="77777777" w:rsidR="005276AC" w:rsidRPr="005276AC" w:rsidRDefault="005276AC">
                              <w:pPr>
                                <w:rPr>
                                  <w:sz w:val="12"/>
                                </w:rPr>
                              </w:pPr>
                              <w:r>
                                <w:rPr>
                                  <w:sz w:val="12"/>
                                </w:rPr>
                                <w:t>Max.</w:t>
                              </w:r>
                              <w:r w:rsidRPr="005276AC">
                                <w:rPr>
                                  <w:sz w:val="12"/>
                                </w:rPr>
                                <w:t xml:space="preserve"> vaccine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163320" y="0"/>
                            <a:ext cx="970280" cy="358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A339C" w14:textId="77777777" w:rsidR="005276AC" w:rsidRPr="005276AC" w:rsidRDefault="00FC768F" w:rsidP="005276AC">
                              <w:pPr>
                                <w:rPr>
                                  <w:sz w:val="12"/>
                                </w:rPr>
                              </w:pPr>
                              <w:r>
                                <w:rPr>
                                  <w:sz w:val="12"/>
                                </w:rPr>
                                <w:t>Short-lived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382520" y="121920"/>
                            <a:ext cx="970280" cy="358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3A81E" w14:textId="77777777" w:rsidR="005276AC" w:rsidRPr="005276AC" w:rsidRDefault="00FC768F" w:rsidP="005276AC">
                              <w:pPr>
                                <w:rPr>
                                  <w:sz w:val="12"/>
                                </w:rPr>
                              </w:pPr>
                              <w:r>
                                <w:rPr>
                                  <w:sz w:val="12"/>
                                </w:rPr>
                                <w:t>Long-lived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26" style="position:absolute;margin-left:42.4pt;margin-top:81.2pt;width:303.45pt;height:64.35pt;z-index:251668480" coordsize="38541,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7" type="#_x0000_t88" style="position:absolute;left:10820;top:254;width:1530;height:4540;rotation:-253582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7sMUA&#10;AADaAAAADwAAAGRycy9kb3ducmV2LnhtbESPT2sCMRTE74V+h/AEL6Vmq1DqahSxCl6s/xFvj81z&#10;d+nmZUmiu377plDocZiZ3zDjaWsqcSfnS8sK3noJCOLM6pJzBcfD8vUDhA/IGivLpOBBHqaT56cx&#10;pto2vKP7PuQiQtinqKAIoU6l9FlBBn3P1sTRu1pnMETpcqkdNhFuKtlPkndpsOS4UGBN84Ky7/3N&#10;KDjf3GbwsmiGX7v1yQzWl5n9nG+V6nba2QhEoDb8h//aK61gCL9X4g2Q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TuwxQAAANoAAAAPAAAAAAAAAAAAAAAAAJgCAABkcnMv&#10;ZG93bnJldi54bWxQSwUGAAAAAAQABAD1AAAAigMAAAAA&#10;" adj="1551" strokecolor="#0070c0" strokeweight=".5pt">
                  <v:stroke joinstyle="miter"/>
                </v:shape>
                <v:shape id="Right Brace 10" o:spid="_x0000_s1028" type="#_x0000_t88" style="position:absolute;left:25044;top:-7620;width:2133;height:24860;rotation:-565507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4fMQA&#10;AADbAAAADwAAAGRycy9kb3ducmV2LnhtbESPQWvCQBCF74L/YRnBm24qWCS6SlsolCqURJEeh+w0&#10;G5qdTbNbjf++cyh4m+G9ee+bzW7wrbpQH5vABh7mGSjiKtiGawOn4+tsBSomZIttYDJwowi77Xi0&#10;wdyGKxd0KVOtJIRjjgZcSl2udawceYzz0BGL9hV6j0nWvta2x6uE+1YvsuxRe2xYGhx29OKo+i5/&#10;vYHq8HMrF2f//B729rgsPhx+2sKY6WR4WoNKNKS7+f/6zQq+0MsvMoD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I+HzEAAAA2wAAAA8AAAAAAAAAAAAAAAAAmAIAAGRycy9k&#10;b3ducmV2LnhtbFBLBQYAAAAABAAEAPUAAACJAwAAAAA=&#10;" adj="364,10679" strokecolor="#0070c0" strokeweight=".5pt">
                  <v:stroke joinstyle="miter"/>
                </v:shape>
                <v:shape id="Right Brace 11" o:spid="_x0000_s1029" type="#_x0000_t88" style="position:absolute;left:6045;top:1320;width:2032;height:6852;rotation:-1127223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2fs8IA&#10;AADbAAAADwAAAGRycy9kb3ducmV2LnhtbERPPWvDMBDdA/0P4gpdQiKnJSFxrYRQKPHgJW6XbId1&#10;tkytk7FU2/33UaHQ7R7v87LTbDsx0uBbxwo26wQEceV0y42Cz4/31R6ED8gaO8ek4Ic8nI4PiwxT&#10;7Sa+0liGRsQQ9ikqMCH0qZS+MmTRr11PHLnaDRZDhEMj9YBTDLedfE6SnbTYcmww2NOboeqr/LYK&#10;DmeX2GLrLsUuv5pa61tYvmyVenqcz68gAs3hX/znznWcv4HfX+IB8n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Z+zwgAAANsAAAAPAAAAAAAAAAAAAAAAAJgCAABkcnMvZG93&#10;bnJldi54bWxQSwUGAAAAAAQABAD1AAAAhwMAAAAA&#10;" adj="1364" strokecolor="#0070c0" strokeweight=".5pt">
                  <v:stroke joinstyle="miter"/>
                </v:shape>
                <v:shapetype id="_x0000_t202" coordsize="21600,21600" o:spt="202" path="m,l,21600r21600,l21600,xe">
                  <v:stroke joinstyle="miter"/>
                  <v:path gradientshapeok="t" o:connecttype="rect"/>
                </v:shapetype>
                <v:shape id="Text Box 12" o:spid="_x0000_s1030" type="#_x0000_t202" style="position:absolute;top:2032;width:9702;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5276AC" w:rsidRPr="005276AC" w:rsidRDefault="005276AC">
                        <w:pPr>
                          <w:contextualSpacing/>
                          <w:rPr>
                            <w:sz w:val="12"/>
                          </w:rPr>
                        </w:pPr>
                        <w:r w:rsidRPr="005276AC">
                          <w:rPr>
                            <w:sz w:val="12"/>
                          </w:rPr>
                          <w:t xml:space="preserve">2 weeks before </w:t>
                        </w:r>
                      </w:p>
                      <w:p w:rsidR="005276AC" w:rsidRPr="005276AC" w:rsidRDefault="005276AC">
                        <w:pPr>
                          <w:rPr>
                            <w:sz w:val="12"/>
                          </w:rPr>
                        </w:pPr>
                        <w:r>
                          <w:rPr>
                            <w:sz w:val="12"/>
                          </w:rPr>
                          <w:t>Max.</w:t>
                        </w:r>
                        <w:r w:rsidRPr="005276AC">
                          <w:rPr>
                            <w:sz w:val="12"/>
                          </w:rPr>
                          <w:t xml:space="preserve"> vaccine effect</w:t>
                        </w:r>
                      </w:p>
                    </w:txbxContent>
                  </v:textbox>
                </v:shape>
                <v:shape id="Text Box 13" o:spid="_x0000_s1031" type="#_x0000_t202" style="position:absolute;left:11633;width:9703;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5276AC" w:rsidRPr="005276AC" w:rsidRDefault="00FC768F" w:rsidP="005276AC">
                        <w:pPr>
                          <w:rPr>
                            <w:sz w:val="12"/>
                          </w:rPr>
                        </w:pPr>
                        <w:r>
                          <w:rPr>
                            <w:sz w:val="12"/>
                          </w:rPr>
                          <w:t>Short-lived component</w:t>
                        </w:r>
                      </w:p>
                    </w:txbxContent>
                  </v:textbox>
                </v:shape>
                <v:shape id="Text Box 14" o:spid="_x0000_s1032" type="#_x0000_t202" style="position:absolute;left:23825;top:1219;width:9703;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276AC" w:rsidRPr="005276AC" w:rsidRDefault="00FC768F" w:rsidP="005276AC">
                        <w:pPr>
                          <w:rPr>
                            <w:sz w:val="12"/>
                          </w:rPr>
                        </w:pPr>
                        <w:r>
                          <w:rPr>
                            <w:sz w:val="12"/>
                          </w:rPr>
                          <w:t>Long-lived component</w:t>
                        </w:r>
                      </w:p>
                    </w:txbxContent>
                  </v:textbox>
                </v:shape>
              </v:group>
            </w:pict>
          </mc:Fallback>
        </mc:AlternateContent>
      </w:r>
      <w:r w:rsidR="003E5054" w:rsidRPr="003D64B1">
        <w:rPr>
          <w:lang w:val="en-GB"/>
        </w:rPr>
        <w:br/>
      </w:r>
      <w:r w:rsidR="003D64B1">
        <w:rPr>
          <w:noProof/>
          <w:lang w:val="en-GB" w:eastAsia="en-GB"/>
        </w:rPr>
        <w:drawing>
          <wp:inline distT="0" distB="0" distL="0" distR="0" wp14:anchorId="1D63D7CA" wp14:editId="1A5A18E2">
            <wp:extent cx="4866640" cy="243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ccine_201709_.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640" cy="2433320"/>
                    </a:xfrm>
                    <a:prstGeom prst="rect">
                      <a:avLst/>
                    </a:prstGeom>
                  </pic:spPr>
                </pic:pic>
              </a:graphicData>
            </a:graphic>
          </wp:inline>
        </w:drawing>
      </w:r>
      <w:r w:rsidR="003E5054" w:rsidRPr="003D64B1">
        <w:rPr>
          <w:lang w:val="en-GB"/>
        </w:rPr>
        <w:br/>
        <w:t xml:space="preserve">Fig. 7: Protective efficacy of vaccine </w:t>
      </w:r>
    </w:p>
    <w:p w14:paraId="2C2B4892" w14:textId="77777777" w:rsidR="003F5E9F" w:rsidRDefault="003F5E9F" w:rsidP="003D64B1">
      <w:pPr>
        <w:rPr>
          <w:lang w:val="en-GB"/>
        </w:rPr>
      </w:pPr>
    </w:p>
    <w:p w14:paraId="138BC2BD" w14:textId="77777777" w:rsidR="00961074" w:rsidRDefault="00961074" w:rsidP="003F5E9F">
      <w:pPr>
        <w:pStyle w:val="Heading1"/>
        <w:rPr>
          <w:lang w:val="en-GB"/>
        </w:rPr>
      </w:pPr>
      <w:r>
        <w:rPr>
          <w:lang w:val="en-GB"/>
        </w:rPr>
        <w:lastRenderedPageBreak/>
        <w:t>More scenarios in the new model</w:t>
      </w:r>
    </w:p>
    <w:p w14:paraId="73BA7AE3" w14:textId="77777777" w:rsidR="00CF2F9D" w:rsidRDefault="00CF2F9D" w:rsidP="00CF2F9D">
      <w:pPr>
        <w:rPr>
          <w:lang w:val="en-GB"/>
        </w:rPr>
      </w:pPr>
      <w:r>
        <w:rPr>
          <w:lang w:val="en-GB"/>
        </w:rPr>
        <w:t xml:space="preserve">This is to explore the effect of vaccine based on its coverage. Scenario 1 (Fig. 8) is the proposed strategy (vaccine is given to the same people who get MDA, </w:t>
      </w:r>
      <w:proofErr w:type="spellStart"/>
      <w:r>
        <w:rPr>
          <w:lang w:val="en-GB"/>
        </w:rPr>
        <w:t>ie</w:t>
      </w:r>
      <w:proofErr w:type="spellEnd"/>
      <w:r>
        <w:rPr>
          <w:lang w:val="en-GB"/>
        </w:rPr>
        <w:t xml:space="preserve">. the population in the hotspots) in the submitted paper. In Scenario 2 (Fig. 9), vaccine is given to people both in and out of the hotspots while MDA is given only to those in the hotspots. Scenario 3 (Fig. 10) </w:t>
      </w:r>
      <w:proofErr w:type="gramStart"/>
      <w:r>
        <w:rPr>
          <w:lang w:val="en-GB"/>
        </w:rPr>
        <w:t>models</w:t>
      </w:r>
      <w:proofErr w:type="gramEnd"/>
      <w:r>
        <w:rPr>
          <w:lang w:val="en-GB"/>
        </w:rPr>
        <w:t xml:space="preserve"> vaccination to both in and out of the hotspots, and MDA is not provided. </w:t>
      </w:r>
    </w:p>
    <w:p w14:paraId="54095970" w14:textId="77777777" w:rsidR="00CF2F9D" w:rsidRPr="00CF2F9D" w:rsidRDefault="00CF2F9D" w:rsidP="00CF2F9D">
      <w:pPr>
        <w:rPr>
          <w:lang w:val="en-GB"/>
        </w:rPr>
      </w:pPr>
      <w:r>
        <w:rPr>
          <w:lang w:val="en-GB"/>
        </w:rPr>
        <w:t>From the figures, vaccine doesn’t have additive effect unless the coverage is more than the MDA population. Vaccinating everyone is better than MVDA in the hotspots.</w:t>
      </w:r>
    </w:p>
    <w:p w14:paraId="05B90B03" w14:textId="77777777" w:rsidR="00961074" w:rsidRDefault="00775918" w:rsidP="00961074">
      <w:pPr>
        <w:rPr>
          <w:lang w:val="en-GB"/>
        </w:rPr>
      </w:pPr>
      <w:r>
        <w:rPr>
          <w:noProof/>
          <w:lang w:val="en-GB" w:eastAsia="en-GB"/>
        </w:rPr>
        <w:drawing>
          <wp:inline distT="0" distB="0" distL="0" distR="0" wp14:anchorId="0D7947EF" wp14:editId="00C94749">
            <wp:extent cx="59436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6E82618" w14:textId="77777777" w:rsidR="00961074" w:rsidRPr="00961074" w:rsidRDefault="00775918" w:rsidP="00961074">
      <w:pPr>
        <w:rPr>
          <w:lang w:val="en-GB"/>
        </w:rPr>
      </w:pPr>
      <w:r>
        <w:rPr>
          <w:lang w:val="en-GB"/>
        </w:rPr>
        <w:t xml:space="preserve">Fig. 8: </w:t>
      </w:r>
      <w:r w:rsidR="00961074">
        <w:rPr>
          <w:lang w:val="en-GB"/>
        </w:rPr>
        <w:t>Scenario 1:</w:t>
      </w:r>
      <w:r w:rsidR="00961074" w:rsidRPr="00961074">
        <w:t xml:space="preserve"> </w:t>
      </w:r>
      <w:r w:rsidR="00961074" w:rsidRPr="00961074">
        <w:rPr>
          <w:lang w:val="en-GB"/>
        </w:rPr>
        <w:t>MVDA at hotspots (</w:t>
      </w:r>
      <w:proofErr w:type="spellStart"/>
      <w:r w:rsidR="00961074" w:rsidRPr="00961074">
        <w:rPr>
          <w:lang w:val="en-GB"/>
        </w:rPr>
        <w:t>ie</w:t>
      </w:r>
      <w:proofErr w:type="spellEnd"/>
      <w:r w:rsidR="00961074" w:rsidRPr="00961074">
        <w:rPr>
          <w:lang w:val="en-GB"/>
        </w:rPr>
        <w:t xml:space="preserve">. MDA and vaccine have the same </w:t>
      </w:r>
      <w:proofErr w:type="spellStart"/>
      <w:r w:rsidR="00961074" w:rsidRPr="00961074">
        <w:rPr>
          <w:lang w:val="en-GB"/>
        </w:rPr>
        <w:t>covearage</w:t>
      </w:r>
      <w:proofErr w:type="spellEnd"/>
      <w:r w:rsidR="00961074" w:rsidRPr="00961074">
        <w:rPr>
          <w:lang w:val="en-GB"/>
        </w:rPr>
        <w:t>)</w:t>
      </w:r>
    </w:p>
    <w:p w14:paraId="330A1C72" w14:textId="77777777" w:rsidR="00775918" w:rsidRDefault="00775918" w:rsidP="00961074">
      <w:pPr>
        <w:rPr>
          <w:lang w:val="en-GB"/>
        </w:rPr>
      </w:pPr>
      <w:r>
        <w:rPr>
          <w:noProof/>
          <w:lang w:val="en-GB" w:eastAsia="en-GB"/>
        </w:rPr>
        <w:drawing>
          <wp:inline distT="0" distB="0" distL="0" distR="0" wp14:anchorId="44C07C7B" wp14:editId="27746708">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5F1FDF5" w14:textId="77777777" w:rsidR="00961074" w:rsidRPr="00961074" w:rsidRDefault="00775918" w:rsidP="00961074">
      <w:pPr>
        <w:rPr>
          <w:lang w:val="en-GB"/>
        </w:rPr>
      </w:pPr>
      <w:r>
        <w:rPr>
          <w:lang w:val="en-GB"/>
        </w:rPr>
        <w:t xml:space="preserve">Fig. 9: </w:t>
      </w:r>
      <w:r w:rsidR="00961074">
        <w:rPr>
          <w:lang w:val="en-GB"/>
        </w:rPr>
        <w:t xml:space="preserve">Scenario 2: </w:t>
      </w:r>
      <w:r w:rsidR="00961074" w:rsidRPr="00961074">
        <w:rPr>
          <w:lang w:val="en-GB"/>
        </w:rPr>
        <w:t>MDA at hotspots and vaccination to everyone</w:t>
      </w:r>
    </w:p>
    <w:p w14:paraId="4FA870DA" w14:textId="77777777" w:rsidR="00775918" w:rsidRDefault="00775918" w:rsidP="00961074">
      <w:pPr>
        <w:rPr>
          <w:lang w:val="en-GB"/>
        </w:rPr>
      </w:pPr>
      <w:r>
        <w:rPr>
          <w:noProof/>
          <w:lang w:val="en-GB" w:eastAsia="en-GB"/>
        </w:rPr>
        <w:lastRenderedPageBreak/>
        <w:drawing>
          <wp:inline distT="0" distB="0" distL="0" distR="0" wp14:anchorId="37A175DF" wp14:editId="4833CF4B">
            <wp:extent cx="59436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BFE34AA" w14:textId="77777777" w:rsidR="00961074" w:rsidRPr="00961074" w:rsidRDefault="00775918" w:rsidP="00961074">
      <w:pPr>
        <w:rPr>
          <w:lang w:val="en-GB"/>
        </w:rPr>
      </w:pPr>
      <w:r>
        <w:rPr>
          <w:lang w:val="en-GB"/>
        </w:rPr>
        <w:t xml:space="preserve">Fig. 10: </w:t>
      </w:r>
      <w:r w:rsidR="00961074">
        <w:rPr>
          <w:lang w:val="en-GB"/>
        </w:rPr>
        <w:t xml:space="preserve">Scenario 3: </w:t>
      </w:r>
      <w:r w:rsidR="00961074" w:rsidRPr="00961074">
        <w:rPr>
          <w:lang w:val="en-GB"/>
        </w:rPr>
        <w:t>Vaccination to everyone without MDA</w:t>
      </w:r>
    </w:p>
    <w:p w14:paraId="32370C97" w14:textId="77777777" w:rsidR="003F5E9F" w:rsidRDefault="003F5E9F" w:rsidP="003F5E9F">
      <w:pPr>
        <w:pStyle w:val="Heading1"/>
        <w:rPr>
          <w:lang w:val="en-GB"/>
        </w:rPr>
      </w:pPr>
      <w:r>
        <w:rPr>
          <w:lang w:val="en-GB"/>
        </w:rPr>
        <w:t>Univariate sensitivity analysis of the new model</w:t>
      </w:r>
    </w:p>
    <w:p w14:paraId="04EAC47E" w14:textId="77777777" w:rsidR="00854B16" w:rsidRDefault="00854B16" w:rsidP="00854B16">
      <w:pPr>
        <w:rPr>
          <w:lang w:val="en-GB"/>
        </w:rPr>
      </w:pPr>
      <w:r>
        <w:rPr>
          <w:lang w:val="en-GB"/>
        </w:rPr>
        <w:t>After updating the model, 39</w:t>
      </w:r>
      <w:r w:rsidRPr="00950ED4">
        <w:rPr>
          <w:lang w:val="en-GB"/>
        </w:rPr>
        <w:t xml:space="preserve"> user input-able parameters are tested for sensitivity on incidence (Fig. 1</w:t>
      </w:r>
      <w:r>
        <w:rPr>
          <w:lang w:val="en-GB"/>
        </w:rPr>
        <w:t>1</w:t>
      </w:r>
      <w:r w:rsidRPr="00950ED4">
        <w:rPr>
          <w:lang w:val="en-GB"/>
        </w:rPr>
        <w:t xml:space="preserve">) and prevalence (Fig. </w:t>
      </w:r>
      <w:r>
        <w:rPr>
          <w:lang w:val="en-GB"/>
        </w:rPr>
        <w:t>1</w:t>
      </w:r>
      <w:r w:rsidRPr="00950ED4">
        <w:rPr>
          <w:lang w:val="en-GB"/>
        </w:rPr>
        <w:t>2). Each parameter was take a varied value (either a lower value or a higher value, the values chosen can be seen in Dat</w:t>
      </w:r>
      <w:r>
        <w:rPr>
          <w:lang w:val="en-GB"/>
        </w:rPr>
        <w:t>a file 4 and the results in Data file 5</w:t>
      </w:r>
      <w:r w:rsidRPr="00950ED4">
        <w:rPr>
          <w:lang w:val="en-GB"/>
        </w:rPr>
        <w:t>).</w:t>
      </w:r>
      <w:r>
        <w:rPr>
          <w:lang w:val="en-GB"/>
        </w:rPr>
        <w:t xml:space="preserve"> Sensitivity of vaccine related parameters can be seen on Fig. 13 and Fig. 14.</w:t>
      </w:r>
    </w:p>
    <w:p w14:paraId="3D80BBC3" w14:textId="77777777" w:rsidR="00854B16" w:rsidRDefault="00854B16" w:rsidP="00854B16">
      <w:pPr>
        <w:rPr>
          <w:lang w:val="en-GB"/>
        </w:rPr>
      </w:pPr>
      <w:r>
        <w:rPr>
          <w:noProof/>
          <w:lang w:val="en-GB" w:eastAsia="en-GB"/>
        </w:rPr>
        <w:drawing>
          <wp:inline distT="0" distB="0" distL="0" distR="0" wp14:anchorId="06A43D93" wp14:editId="65DAF542">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cidenceTornado_2017-09-07 09_28_0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B00534" w14:textId="77777777" w:rsidR="00854B16" w:rsidRPr="00950ED4" w:rsidRDefault="00854B16" w:rsidP="00854B16">
      <w:pPr>
        <w:rPr>
          <w:lang w:val="en-GB"/>
        </w:rPr>
      </w:pPr>
      <w:r>
        <w:rPr>
          <w:lang w:val="en-GB"/>
        </w:rPr>
        <w:t xml:space="preserve">Fig. 11: </w:t>
      </w:r>
      <w:r w:rsidRPr="00950ED4">
        <w:rPr>
          <w:lang w:val="en-GB"/>
        </w:rPr>
        <w:t xml:space="preserve">Sensitivity of user input parameters </w:t>
      </w:r>
      <w:r w:rsidR="0007124A">
        <w:rPr>
          <w:lang w:val="en-GB"/>
        </w:rPr>
        <w:t>on % reduction in incidence between 2018 &amp; 2023</w:t>
      </w:r>
      <w:r>
        <w:rPr>
          <w:lang w:val="en-GB"/>
        </w:rPr>
        <w:t>, new model</w:t>
      </w:r>
    </w:p>
    <w:p w14:paraId="11C45BCF" w14:textId="77777777" w:rsidR="00854B16" w:rsidRDefault="00854B16" w:rsidP="00854B16">
      <w:pPr>
        <w:rPr>
          <w:lang w:val="en-GB"/>
        </w:rPr>
      </w:pPr>
      <w:r>
        <w:rPr>
          <w:noProof/>
          <w:lang w:val="en-GB" w:eastAsia="en-GB"/>
        </w:rPr>
        <w:lastRenderedPageBreak/>
        <w:drawing>
          <wp:inline distT="0" distB="0" distL="0" distR="0" wp14:anchorId="1BFFE269" wp14:editId="429D8C2B">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valenceTornado_2017-09-07 09_28_0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02C55A" w14:textId="77777777" w:rsidR="00854B16" w:rsidRDefault="00854B16" w:rsidP="00854B16">
      <w:pPr>
        <w:rPr>
          <w:lang w:val="en-GB"/>
        </w:rPr>
      </w:pPr>
      <w:r>
        <w:rPr>
          <w:lang w:val="en-GB"/>
        </w:rPr>
        <w:t xml:space="preserve">Fig. 12: </w:t>
      </w:r>
      <w:r w:rsidRPr="00950ED4">
        <w:rPr>
          <w:lang w:val="en-GB"/>
        </w:rPr>
        <w:t xml:space="preserve">Sensitivity of user input parameters </w:t>
      </w:r>
      <w:r w:rsidR="0007124A">
        <w:rPr>
          <w:lang w:val="en-GB"/>
        </w:rPr>
        <w:t>on % reduction in prevalence between 2018 &amp; 2023</w:t>
      </w:r>
      <w:r>
        <w:rPr>
          <w:lang w:val="en-GB"/>
        </w:rPr>
        <w:t>, new model</w:t>
      </w:r>
    </w:p>
    <w:p w14:paraId="4659ED87" w14:textId="77777777" w:rsidR="00854B16" w:rsidRDefault="00854B16" w:rsidP="00854B16">
      <w:pPr>
        <w:rPr>
          <w:lang w:val="en-GB"/>
        </w:rPr>
      </w:pPr>
      <w:r>
        <w:rPr>
          <w:noProof/>
          <w:lang w:val="en-GB" w:eastAsia="en-GB"/>
        </w:rPr>
        <w:drawing>
          <wp:inline distT="0" distB="0" distL="0" distR="0" wp14:anchorId="3117260A" wp14:editId="601B0DFF">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idenceTornado_2017-09-07 09_48_3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FA3A19" w14:textId="77777777" w:rsidR="00854B16" w:rsidRDefault="00854B16" w:rsidP="00854B16">
      <w:pPr>
        <w:rPr>
          <w:lang w:val="en-GB"/>
        </w:rPr>
      </w:pPr>
      <w:r>
        <w:rPr>
          <w:lang w:val="en-GB"/>
        </w:rPr>
        <w:lastRenderedPageBreak/>
        <w:t xml:space="preserve">Fig. 13: </w:t>
      </w:r>
      <w:r w:rsidRPr="00950ED4">
        <w:rPr>
          <w:lang w:val="en-GB"/>
        </w:rPr>
        <w:t xml:space="preserve">Sensitivity of </w:t>
      </w:r>
      <w:r>
        <w:rPr>
          <w:lang w:val="en-GB"/>
        </w:rPr>
        <w:t>vaccine</w:t>
      </w:r>
      <w:r w:rsidRPr="00950ED4">
        <w:rPr>
          <w:lang w:val="en-GB"/>
        </w:rPr>
        <w:t xml:space="preserve"> parameters </w:t>
      </w:r>
      <w:r w:rsidR="0007124A">
        <w:rPr>
          <w:lang w:val="en-GB"/>
        </w:rPr>
        <w:t>on % reduction in incidence between 2018 &amp; 2023</w:t>
      </w:r>
      <w:r>
        <w:rPr>
          <w:lang w:val="en-GB"/>
        </w:rPr>
        <w:t>, new model</w:t>
      </w:r>
    </w:p>
    <w:p w14:paraId="549393B1" w14:textId="77777777" w:rsidR="00854B16" w:rsidRPr="00950ED4" w:rsidRDefault="00854B16" w:rsidP="00854B16">
      <w:pPr>
        <w:rPr>
          <w:lang w:val="en-GB"/>
        </w:rPr>
      </w:pPr>
      <w:bookmarkStart w:id="12" w:name="_GoBack"/>
      <w:r>
        <w:rPr>
          <w:noProof/>
          <w:lang w:val="en-GB" w:eastAsia="en-GB"/>
        </w:rPr>
        <w:drawing>
          <wp:inline distT="0" distB="0" distL="0" distR="0" wp14:anchorId="08F4CA9A" wp14:editId="320D3D0E">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alenceTornado_2017-09-07 09_48_3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12"/>
    </w:p>
    <w:p w14:paraId="3C95D980" w14:textId="77777777" w:rsidR="00854B16" w:rsidRPr="00950ED4" w:rsidRDefault="00854B16" w:rsidP="00854B16">
      <w:pPr>
        <w:rPr>
          <w:lang w:val="en-GB"/>
        </w:rPr>
      </w:pPr>
      <w:r>
        <w:rPr>
          <w:lang w:val="en-GB"/>
        </w:rPr>
        <w:t xml:space="preserve">Fig. 14: </w:t>
      </w:r>
      <w:r w:rsidRPr="00950ED4">
        <w:rPr>
          <w:lang w:val="en-GB"/>
        </w:rPr>
        <w:t xml:space="preserve">Sensitivity of </w:t>
      </w:r>
      <w:r>
        <w:rPr>
          <w:lang w:val="en-GB"/>
        </w:rPr>
        <w:t>vaccine</w:t>
      </w:r>
      <w:r w:rsidRPr="00950ED4">
        <w:rPr>
          <w:lang w:val="en-GB"/>
        </w:rPr>
        <w:t xml:space="preserve"> parameters </w:t>
      </w:r>
      <w:r w:rsidR="0007124A">
        <w:rPr>
          <w:lang w:val="en-GB"/>
        </w:rPr>
        <w:t>on % reduction in prevalence between 2018 &amp; 2023</w:t>
      </w:r>
      <w:r>
        <w:rPr>
          <w:lang w:val="en-GB"/>
        </w:rPr>
        <w:t>, new model</w:t>
      </w:r>
    </w:p>
    <w:p w14:paraId="5BC5D911" w14:textId="77777777" w:rsidR="00854B16" w:rsidRDefault="00990C8B" w:rsidP="00990C8B">
      <w:pPr>
        <w:pStyle w:val="Heading1"/>
        <w:rPr>
          <w:lang w:val="en-GB"/>
        </w:rPr>
      </w:pPr>
      <w:r>
        <w:rPr>
          <w:lang w:val="en-GB"/>
        </w:rPr>
        <w:t>C</w:t>
      </w:r>
      <w:r w:rsidRPr="00990C8B">
        <w:rPr>
          <w:lang w:val="en-GB"/>
        </w:rPr>
        <w:t xml:space="preserve">omparing </w:t>
      </w:r>
      <w:r>
        <w:rPr>
          <w:lang w:val="en-GB"/>
        </w:rPr>
        <w:t>EDAT+ITN+MDA to EDAT+ITN+MDA+VAC</w:t>
      </w:r>
    </w:p>
    <w:p w14:paraId="50254BA6" w14:textId="77777777" w:rsidR="00990C8B" w:rsidRDefault="00990C8B">
      <w:pPr>
        <w:rPr>
          <w:lang w:val="en-GB"/>
        </w:rPr>
      </w:pPr>
      <w:del w:id="13" w:author="Sai Thein Than Tun" w:date="2017-09-14T11:21:00Z">
        <w:r w:rsidDel="005D2E0C">
          <w:rPr>
            <w:noProof/>
            <w:lang w:val="en-GB" w:eastAsia="en-GB"/>
          </w:rPr>
          <w:drawing>
            <wp:inline distT="0" distB="0" distL="0" distR="0" wp14:anchorId="46A08F65" wp14:editId="18A9FDB2">
              <wp:extent cx="585216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lots_compare_incidenceTornado_2017-09-08 13_32_17.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8229600"/>
                      </a:xfrm>
                      <a:prstGeom prst="rect">
                        <a:avLst/>
                      </a:prstGeom>
                    </pic:spPr>
                  </pic:pic>
                </a:graphicData>
              </a:graphic>
            </wp:inline>
          </w:drawing>
        </w:r>
      </w:del>
    </w:p>
    <w:p w14:paraId="41D3FD6A" w14:textId="77777777" w:rsidR="00AE7837" w:rsidRDefault="005D2E0C">
      <w:pPr>
        <w:rPr>
          <w:lang w:val="en-GB"/>
        </w:rPr>
      </w:pPr>
      <w:r>
        <w:rPr>
          <w:noProof/>
          <w:lang w:val="en-GB" w:eastAsia="en-GB"/>
        </w:rPr>
        <w:lastRenderedPageBreak/>
        <w:drawing>
          <wp:inline distT="0" distB="0" distL="0" distR="0" wp14:anchorId="2CE97FD6" wp14:editId="14D9FE8D">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ADAABD" w14:textId="77777777" w:rsidR="00990C8B" w:rsidRDefault="00990C8B">
      <w:r>
        <w:rPr>
          <w:lang w:val="en-GB"/>
        </w:rPr>
        <w:t>Fig. 15: C</w:t>
      </w:r>
      <w:proofErr w:type="spellStart"/>
      <w:r>
        <w:t>omparing</w:t>
      </w:r>
      <w:proofErr w:type="spellEnd"/>
      <w:r>
        <w:t xml:space="preserve"> EDAT+ITN+MDA to EDAT+ITN+MDA+VAC (% reduction in incidence)</w:t>
      </w:r>
    </w:p>
    <w:p w14:paraId="2D7C0FB2" w14:textId="77777777" w:rsidR="00990C8B" w:rsidRDefault="00990C8B">
      <w:pPr>
        <w:rPr>
          <w:lang w:val="en-GB"/>
        </w:rPr>
      </w:pPr>
      <w:ins w:id="14" w:author="Sai Thein Than Tun" w:date="2017-09-11T10:05:00Z">
        <w:r>
          <w:rPr>
            <w:noProof/>
            <w:lang w:eastAsia="en-US"/>
          </w:rPr>
          <w:softHyphen/>
        </w:r>
        <w:r>
          <w:rPr>
            <w:noProof/>
            <w:lang w:eastAsia="en-US"/>
          </w:rPr>
          <w:softHyphen/>
        </w:r>
        <w:r>
          <w:rPr>
            <w:noProof/>
            <w:lang w:eastAsia="en-US"/>
          </w:rPr>
          <w:softHyphen/>
        </w:r>
        <w:r>
          <w:rPr>
            <w:noProof/>
            <w:lang w:eastAsia="en-US"/>
          </w:rPr>
          <w:softHyphen/>
        </w:r>
        <w:r>
          <w:rPr>
            <w:noProof/>
            <w:lang w:eastAsia="en-US"/>
          </w:rPr>
          <w:softHyphen/>
        </w:r>
        <w:r>
          <w:rPr>
            <w:noProof/>
            <w:lang w:eastAsia="en-US"/>
          </w:rPr>
          <w:softHyphen/>
        </w:r>
      </w:ins>
      <w:del w:id="15" w:author="Sai Thein Than Tun" w:date="2017-09-14T11:21:00Z">
        <w:r w:rsidDel="005D2E0C">
          <w:rPr>
            <w:noProof/>
            <w:lang w:val="en-GB" w:eastAsia="en-GB"/>
          </w:rPr>
          <w:drawing>
            <wp:inline distT="0" distB="0" distL="0" distR="0" wp14:anchorId="4C764DA3" wp14:editId="718D33FD">
              <wp:extent cx="5852160"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lots_compare_prevalenceTornado_2017-09-08 13_32_17.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8229600"/>
                      </a:xfrm>
                      <a:prstGeom prst="rect">
                        <a:avLst/>
                      </a:prstGeom>
                    </pic:spPr>
                  </pic:pic>
                </a:graphicData>
              </a:graphic>
            </wp:inline>
          </w:drawing>
        </w:r>
      </w:del>
    </w:p>
    <w:p w14:paraId="0B72DD09" w14:textId="77777777" w:rsidR="005D2E0C" w:rsidRDefault="005D2E0C" w:rsidP="00990C8B">
      <w:pPr>
        <w:rPr>
          <w:lang w:val="en-GB"/>
        </w:rPr>
      </w:pPr>
      <w:r>
        <w:rPr>
          <w:noProof/>
          <w:lang w:val="en-GB" w:eastAsia="en-GB"/>
        </w:rPr>
        <w:drawing>
          <wp:inline distT="0" distB="0" distL="0" distR="0" wp14:anchorId="58D7E11E" wp14:editId="6CE42060">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 1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0964CAE" w14:textId="77777777" w:rsidR="00990C8B" w:rsidRDefault="00990C8B" w:rsidP="00990C8B">
      <w:r>
        <w:rPr>
          <w:lang w:val="en-GB"/>
        </w:rPr>
        <w:lastRenderedPageBreak/>
        <w:t>Fig. 16: C</w:t>
      </w:r>
      <w:proofErr w:type="spellStart"/>
      <w:r>
        <w:t>omparing</w:t>
      </w:r>
      <w:proofErr w:type="spellEnd"/>
      <w:r>
        <w:t xml:space="preserve"> EDAT+ITN+MDA to EDAT+ITN+MDA+VAC (% reduction in prevalence)</w:t>
      </w:r>
    </w:p>
    <w:p w14:paraId="310881B5" w14:textId="77777777" w:rsidR="001716BE" w:rsidRDefault="001716BE">
      <w:pPr>
        <w:rPr>
          <w:lang w:val="en-GB"/>
        </w:rPr>
      </w:pPr>
      <w:r>
        <w:rPr>
          <w:lang w:val="en-GB"/>
        </w:rPr>
        <w:br w:type="page"/>
      </w:r>
    </w:p>
    <w:p w14:paraId="2E64D612" w14:textId="77777777" w:rsidR="00C1311A" w:rsidRDefault="00C1311A" w:rsidP="00C1311A">
      <w:pPr>
        <w:pStyle w:val="Heading1"/>
        <w:rPr>
          <w:lang w:val="en-GB"/>
        </w:rPr>
      </w:pPr>
      <w:r>
        <w:rPr>
          <w:lang w:val="en-GB"/>
        </w:rPr>
        <w:lastRenderedPageBreak/>
        <w:t>References</w:t>
      </w:r>
    </w:p>
    <w:p w14:paraId="6D7537CB" w14:textId="77777777" w:rsidR="00C1311A" w:rsidRPr="00C1311A" w:rsidRDefault="00C1311A" w:rsidP="00C1311A">
      <w:pPr>
        <w:pStyle w:val="Bibliography"/>
        <w:rPr>
          <w:rFonts w:ascii="Calibri" w:hAnsi="Calibri"/>
        </w:rPr>
      </w:pPr>
      <w:r>
        <w:rPr>
          <w:lang w:val="en-GB"/>
        </w:rPr>
        <w:fldChar w:fldCharType="begin"/>
      </w:r>
      <w:r>
        <w:rPr>
          <w:lang w:val="en-GB"/>
        </w:rPr>
        <w:instrText xml:space="preserve"> ADDIN ZOTERO_BIBL {"custom":[]} CSL_BIBLIOGRAPHY </w:instrText>
      </w:r>
      <w:r>
        <w:rPr>
          <w:lang w:val="en-GB"/>
        </w:rPr>
        <w:fldChar w:fldCharType="separate"/>
      </w:r>
      <w:r w:rsidRPr="00C1311A">
        <w:rPr>
          <w:rFonts w:ascii="Calibri" w:hAnsi="Calibri"/>
        </w:rPr>
        <w:t xml:space="preserve">1. </w:t>
      </w:r>
      <w:r w:rsidRPr="00C1311A">
        <w:rPr>
          <w:rFonts w:ascii="Calibri" w:hAnsi="Calibri"/>
        </w:rPr>
        <w:tab/>
        <w:t>White MT, Verity R, Griffin JT, Asante KP, Owusu-Agyei S, Greenwood B, et al. Immunogenicity of the RTS,S/AS01 malaria vaccine and implications for duration of vaccine efficacy: secondary analysis of data from a phase 3 randomised controlled trial. Lancet Infect Dis. 2015;15: 1450–1458. doi:10.1016/S1473-3099(15)00239-X</w:t>
      </w:r>
    </w:p>
    <w:p w14:paraId="44EA5CFC" w14:textId="77777777" w:rsidR="00C1311A" w:rsidRPr="00C1311A" w:rsidRDefault="00C1311A" w:rsidP="00C1311A">
      <w:pPr>
        <w:pStyle w:val="Bibliography"/>
        <w:rPr>
          <w:rFonts w:ascii="Calibri" w:hAnsi="Calibri"/>
        </w:rPr>
      </w:pPr>
      <w:r w:rsidRPr="00C1311A">
        <w:rPr>
          <w:rFonts w:ascii="Calibri" w:hAnsi="Calibri"/>
        </w:rPr>
        <w:t xml:space="preserve">2. </w:t>
      </w:r>
      <w:r w:rsidRPr="00C1311A">
        <w:rPr>
          <w:rFonts w:ascii="Calibri" w:hAnsi="Calibri"/>
        </w:rPr>
        <w:tab/>
        <w:t>Stoute JA, Kester KE, Krzych U, Wellde BT, Hall T, White K, et al. Long</w:t>
      </w:r>
      <w:r w:rsidRPr="00C1311A">
        <w:rPr>
          <w:rFonts w:ascii="Calibri" w:hAnsi="Calibri" w:cs="Cambria Math"/>
        </w:rPr>
        <w:t>‐</w:t>
      </w:r>
      <w:r w:rsidRPr="00C1311A">
        <w:rPr>
          <w:rFonts w:ascii="Calibri" w:hAnsi="Calibri"/>
        </w:rPr>
        <w:t>Term Efficacy and Immune Responses following Immunization with the RTS,S Malaria Vaccine. J Infect Dis. 1998;178: 1139–1144. doi:10.1086/515657</w:t>
      </w:r>
    </w:p>
    <w:p w14:paraId="6DFDFB4C" w14:textId="77777777" w:rsidR="00C1311A" w:rsidRPr="00C1311A" w:rsidRDefault="00C1311A" w:rsidP="00C1311A">
      <w:pPr>
        <w:pStyle w:val="Bibliography"/>
        <w:rPr>
          <w:rFonts w:ascii="Calibri" w:hAnsi="Calibri"/>
        </w:rPr>
      </w:pPr>
      <w:r w:rsidRPr="00C1311A">
        <w:rPr>
          <w:rFonts w:ascii="Calibri" w:hAnsi="Calibri"/>
        </w:rPr>
        <w:t xml:space="preserve">3. </w:t>
      </w:r>
      <w:r w:rsidRPr="00C1311A">
        <w:rPr>
          <w:rFonts w:ascii="Calibri" w:hAnsi="Calibri"/>
        </w:rPr>
        <w:tab/>
        <w:t>Kester KE, Cummings JF, Ofori</w:t>
      </w:r>
      <w:r w:rsidRPr="00C1311A">
        <w:rPr>
          <w:rFonts w:ascii="Calibri" w:hAnsi="Calibri" w:cs="Cambria Math"/>
        </w:rPr>
        <w:t>‐</w:t>
      </w:r>
      <w:r w:rsidRPr="00C1311A">
        <w:rPr>
          <w:rFonts w:ascii="Calibri" w:hAnsi="Calibri"/>
        </w:rPr>
        <w:t>Anyinam O, Ockenhouse CF, Krzych U, Moris P, et al. Randomized, Double</w:t>
      </w:r>
      <w:r w:rsidRPr="00C1311A">
        <w:rPr>
          <w:rFonts w:ascii="Calibri" w:hAnsi="Calibri" w:cs="Cambria Math"/>
        </w:rPr>
        <w:t>‐</w:t>
      </w:r>
      <w:r w:rsidRPr="00C1311A">
        <w:rPr>
          <w:rFonts w:ascii="Calibri" w:hAnsi="Calibri"/>
        </w:rPr>
        <w:t>Blind, Phase 2a Trial of Falciparum Malaria Vaccines RTS,S/AS01B and RTS,S/AS02A in Malaria</w:t>
      </w:r>
      <w:r w:rsidRPr="00C1311A">
        <w:rPr>
          <w:rFonts w:ascii="Calibri" w:hAnsi="Calibri" w:cs="Cambria Math"/>
        </w:rPr>
        <w:t>‐</w:t>
      </w:r>
      <w:r w:rsidRPr="00C1311A">
        <w:rPr>
          <w:rFonts w:ascii="Calibri" w:hAnsi="Calibri"/>
        </w:rPr>
        <w:t>Naive Adults: Safety, Efficacy, and Immunologic Associates of Protection. J Infect Dis. 2009;200: 337–346. doi:10.1086/600120</w:t>
      </w:r>
    </w:p>
    <w:p w14:paraId="439E84F3" w14:textId="77777777" w:rsidR="00C1311A" w:rsidRDefault="00C1311A" w:rsidP="00D43621">
      <w:pPr>
        <w:rPr>
          <w:lang w:val="en-GB"/>
        </w:rPr>
      </w:pPr>
      <w:r>
        <w:rPr>
          <w:lang w:val="en-GB"/>
        </w:rPr>
        <w:fldChar w:fldCharType="end"/>
      </w:r>
    </w:p>
    <w:p w14:paraId="335F3F50" w14:textId="77777777" w:rsidR="00C1311A" w:rsidRDefault="00C1311A" w:rsidP="00C1311A">
      <w:pPr>
        <w:pStyle w:val="Heading1"/>
        <w:rPr>
          <w:lang w:val="en-GB"/>
        </w:rPr>
      </w:pPr>
      <w:r>
        <w:rPr>
          <w:lang w:val="en-GB"/>
        </w:rPr>
        <w:t>Appendix</w:t>
      </w:r>
    </w:p>
    <w:p w14:paraId="680C9C27" w14:textId="77777777" w:rsidR="00C1311A" w:rsidRPr="001716BE" w:rsidRDefault="0066311B" w:rsidP="00C1311A">
      <w:pPr>
        <w:rPr>
          <w:i/>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01</m:t>
                      </m:r>
                    </m:sub>
                  </m:sSub>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deploy</m:t>
              </m:r>
            </m:sub>
          </m:sSub>
          <m:r>
            <w:rPr>
              <w:rFonts w:ascii="Cambria Math" w:hAnsi="Cambria Math"/>
              <w:lang w:val="en-GB"/>
            </w:rPr>
            <m:t xml:space="preserve"> </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01</m:t>
                  </m:r>
                </m:sub>
              </m:sSub>
            </m:e>
            <m:sub>
              <m:r>
                <w:rPr>
                  <w:rFonts w:ascii="Cambria Math" w:hAnsi="Cambria Math"/>
                  <w:lang w:val="en-GB"/>
                </w:rPr>
                <m:t>i</m:t>
              </m:r>
            </m:sub>
          </m:sSub>
          <m:r>
            <w:rPr>
              <w:rFonts w:ascii="Cambria Math" w:hAnsi="Cambria Math"/>
              <w:lang w:val="en-GB"/>
            </w:rPr>
            <m:t xml:space="preserve"> </m:t>
          </m:r>
        </m:oMath>
      </m:oMathPara>
    </w:p>
    <w:p w14:paraId="46CF77EF" w14:textId="77777777" w:rsidR="00C1311A" w:rsidRDefault="0066311B" w:rsidP="00C1311A">
      <w:pPr>
        <w:rPr>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02</m:t>
                      </m:r>
                    </m:sub>
                  </m:sSub>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deploy</m:t>
              </m:r>
            </m:sub>
          </m:sSub>
          <m:r>
            <w:rPr>
              <w:rFonts w:ascii="Cambria Math" w:hAnsi="Cambria Math"/>
              <w:lang w:val="en-GB"/>
            </w:rPr>
            <m:t xml:space="preserve"> </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01</m:t>
                  </m:r>
                </m:sub>
              </m:sSub>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κ</m:t>
              </m:r>
            </m:e>
            <m:sub>
              <m:r>
                <w:rPr>
                  <w:rFonts w:ascii="Cambria Math" w:hAnsi="Cambria Math"/>
                  <w:lang w:val="en-GB"/>
                </w:rPr>
                <m:t>a</m:t>
              </m:r>
            </m:sub>
          </m:sSub>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02</m:t>
                  </m:r>
                </m:sub>
              </m:sSub>
            </m:e>
            <m:sub>
              <m:r>
                <w:rPr>
                  <w:rFonts w:ascii="Cambria Math" w:hAnsi="Cambria Math"/>
                  <w:lang w:val="en-GB"/>
                </w:rPr>
                <m:t>i</m:t>
              </m:r>
            </m:sub>
          </m:sSub>
        </m:oMath>
      </m:oMathPara>
    </w:p>
    <w:p w14:paraId="2038D7A7" w14:textId="77777777" w:rsidR="00C1311A" w:rsidRPr="001716BE" w:rsidRDefault="0066311B" w:rsidP="00C1311A">
      <w:pPr>
        <w:rPr>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f</m:t>
                      </m:r>
                    </m:sub>
                  </m:sSub>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κ</m:t>
              </m:r>
            </m:e>
            <m:sub>
              <m:r>
                <w:rPr>
                  <w:rFonts w:ascii="Cambria Math" w:hAnsi="Cambria Math"/>
                  <w:lang w:val="en-GB"/>
                </w:rPr>
                <m:t>a</m:t>
              </m:r>
            </m:sub>
          </m:sSub>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02</m:t>
                  </m:r>
                </m:sub>
              </m:sSub>
            </m:e>
            <m:sub>
              <m:r>
                <w:rPr>
                  <w:rFonts w:ascii="Cambria Math" w:hAnsi="Cambria Math"/>
                  <w:lang w:val="en-GB"/>
                </w:rPr>
                <m:t>i</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κ</m:t>
                  </m:r>
                </m:e>
                <m:sub>
                  <m:r>
                    <w:rPr>
                      <w:rFonts w:ascii="Cambria Math" w:hAnsi="Cambria Math"/>
                      <w:lang w:val="en-GB"/>
                    </w:rPr>
                    <m:t>f</m:t>
                  </m:r>
                </m:sub>
              </m:sSub>
              <m:r>
                <w:rPr>
                  <w:rFonts w:ascii="Cambria Math" w:hAnsi="Cambria Math"/>
                  <w:lang w:val="en-GB"/>
                </w:rPr>
                <m:t>+δ</m:t>
              </m:r>
            </m:e>
          </m:d>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f</m:t>
                  </m:r>
                </m:sub>
              </m:sSub>
            </m:e>
            <m:sub>
              <m:r>
                <w:rPr>
                  <w:rFonts w:ascii="Cambria Math" w:hAnsi="Cambria Math"/>
                  <w:lang w:val="en-GB"/>
                </w:rPr>
                <m:t>i</m:t>
              </m:r>
            </m:sub>
          </m:sSub>
        </m:oMath>
      </m:oMathPara>
    </w:p>
    <w:p w14:paraId="3FB5F49D" w14:textId="77777777" w:rsidR="00C1311A" w:rsidRPr="00C1311A" w:rsidRDefault="0066311B" w:rsidP="00C1311A">
      <w:pPr>
        <w:rPr>
          <w:lang w:val="en-GB"/>
        </w:rPr>
      </w:pPr>
      <m:oMathPara>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s</m:t>
                      </m:r>
                    </m:sub>
                  </m:sSub>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=δ</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f</m:t>
                  </m:r>
                </m:sub>
              </m:sSub>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κ</m:t>
              </m:r>
            </m:e>
            <m:sub>
              <m:r>
                <w:rPr>
                  <w:rFonts w:ascii="Cambria Math" w:hAnsi="Cambria Math"/>
                  <w:lang w:val="en-GB"/>
                </w:rPr>
                <m:t>s</m:t>
              </m:r>
            </m:sub>
          </m:sSub>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s</m:t>
                  </m:r>
                </m:sub>
              </m:sSub>
            </m:e>
            <m:sub>
              <m:r>
                <w:rPr>
                  <w:rFonts w:ascii="Cambria Math" w:hAnsi="Cambria Math"/>
                  <w:lang w:val="en-GB"/>
                </w:rPr>
                <m:t>i</m:t>
              </m:r>
            </m:sub>
          </m:sSub>
        </m:oMath>
      </m:oMathPara>
    </w:p>
    <w:p w14:paraId="427607CC" w14:textId="77777777" w:rsidR="00C1311A" w:rsidRPr="001716BE" w:rsidRDefault="00C1311A" w:rsidP="00C1311A">
      <w:pPr>
        <w:rPr>
          <w:lang w:val="en-GB"/>
        </w:rPr>
      </w:pPr>
    </w:p>
    <w:p w14:paraId="4515F201" w14:textId="77777777" w:rsidR="00C1311A" w:rsidRPr="00C1311A" w:rsidRDefault="0066311B" w:rsidP="00C1311A">
      <w:pP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v</m:t>
                  </m:r>
                </m:sub>
              </m:sSub>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f</m:t>
                  </m:r>
                </m:sub>
              </m:sSub>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s</m:t>
                  </m:r>
                </m:sub>
              </m:sSub>
            </m:e>
            <m:sub>
              <m:r>
                <w:rPr>
                  <w:rFonts w:ascii="Cambria Math" w:hAnsi="Cambria Math"/>
                  <w:lang w:val="en-GB"/>
                </w:rPr>
                <m:t>i</m:t>
              </m:r>
            </m:sub>
          </m:sSub>
        </m:oMath>
      </m:oMathPara>
    </w:p>
    <w:p w14:paraId="75F1E27B" w14:textId="77777777" w:rsidR="00C1311A" w:rsidRPr="001716BE" w:rsidRDefault="00C1311A" w:rsidP="00D43621">
      <w:pPr>
        <w:rPr>
          <w:lang w:val="en-GB"/>
        </w:rPr>
      </w:pPr>
    </w:p>
    <w:sectPr w:rsidR="00C1311A" w:rsidRPr="001716B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67743"/>
    <w:multiLevelType w:val="hybridMultilevel"/>
    <w:tmpl w:val="636A6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8B132B"/>
    <w:multiLevelType w:val="hybridMultilevel"/>
    <w:tmpl w:val="93629C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i Thein Than Tun">
    <w15:presenceInfo w15:providerId="Windows Live" w15:userId="976312fad9be5e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A0E"/>
    <w:rsid w:val="00010319"/>
    <w:rsid w:val="0007124A"/>
    <w:rsid w:val="000C23F7"/>
    <w:rsid w:val="001125B9"/>
    <w:rsid w:val="00132B59"/>
    <w:rsid w:val="00132C4B"/>
    <w:rsid w:val="00133471"/>
    <w:rsid w:val="0016251C"/>
    <w:rsid w:val="001716BE"/>
    <w:rsid w:val="001A1A2A"/>
    <w:rsid w:val="001A6C78"/>
    <w:rsid w:val="002827A2"/>
    <w:rsid w:val="002829FC"/>
    <w:rsid w:val="00324AA4"/>
    <w:rsid w:val="00331060"/>
    <w:rsid w:val="00355183"/>
    <w:rsid w:val="00360EFB"/>
    <w:rsid w:val="00392535"/>
    <w:rsid w:val="003D64B1"/>
    <w:rsid w:val="003E5054"/>
    <w:rsid w:val="003F5E9F"/>
    <w:rsid w:val="004E6AB2"/>
    <w:rsid w:val="00511747"/>
    <w:rsid w:val="005276AC"/>
    <w:rsid w:val="005D2E0C"/>
    <w:rsid w:val="00634044"/>
    <w:rsid w:val="00634B65"/>
    <w:rsid w:val="0066311B"/>
    <w:rsid w:val="006D14D1"/>
    <w:rsid w:val="00775918"/>
    <w:rsid w:val="007C001D"/>
    <w:rsid w:val="00817EF3"/>
    <w:rsid w:val="00854B16"/>
    <w:rsid w:val="008D5CE9"/>
    <w:rsid w:val="00903A0E"/>
    <w:rsid w:val="0093587F"/>
    <w:rsid w:val="00950ED4"/>
    <w:rsid w:val="00961074"/>
    <w:rsid w:val="009620FC"/>
    <w:rsid w:val="00990C8B"/>
    <w:rsid w:val="009C4BC0"/>
    <w:rsid w:val="009C70BD"/>
    <w:rsid w:val="00A05B69"/>
    <w:rsid w:val="00AE7837"/>
    <w:rsid w:val="00B1113D"/>
    <w:rsid w:val="00BB418B"/>
    <w:rsid w:val="00C0032A"/>
    <w:rsid w:val="00C1311A"/>
    <w:rsid w:val="00C84CB6"/>
    <w:rsid w:val="00CF2F9D"/>
    <w:rsid w:val="00D43621"/>
    <w:rsid w:val="00D82AD9"/>
    <w:rsid w:val="00DC6B6B"/>
    <w:rsid w:val="00DD39A3"/>
    <w:rsid w:val="00EB36F5"/>
    <w:rsid w:val="00F237C9"/>
    <w:rsid w:val="00FC768F"/>
    <w:rsid w:val="00FD0FD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051A8"/>
  <w15:chartTrackingRefBased/>
  <w15:docId w15:val="{0BBC7FC3-A61C-4D80-8C67-2C2DD8D3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1716BE"/>
    <w:rPr>
      <w:color w:val="808080"/>
    </w:rPr>
  </w:style>
  <w:style w:type="paragraph" w:styleId="Bibliography">
    <w:name w:val="Bibliography"/>
    <w:basedOn w:val="Normal"/>
    <w:next w:val="Normal"/>
    <w:uiPriority w:val="37"/>
    <w:unhideWhenUsed/>
    <w:rsid w:val="00C1311A"/>
    <w:pPr>
      <w:tabs>
        <w:tab w:val="left" w:pos="384"/>
      </w:tabs>
      <w:spacing w:after="240" w:line="240" w:lineRule="auto"/>
      <w:ind w:left="384" w:hanging="384"/>
    </w:pPr>
  </w:style>
  <w:style w:type="paragraph" w:styleId="BalloonText">
    <w:name w:val="Balloon Text"/>
    <w:basedOn w:val="Normal"/>
    <w:link w:val="BalloonTextChar"/>
    <w:uiPriority w:val="99"/>
    <w:semiHidden/>
    <w:unhideWhenUsed/>
    <w:rsid w:val="00990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0C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56773">
      <w:bodyDiv w:val="1"/>
      <w:marLeft w:val="0"/>
      <w:marRight w:val="0"/>
      <w:marTop w:val="0"/>
      <w:marBottom w:val="0"/>
      <w:divBdr>
        <w:top w:val="none" w:sz="0" w:space="0" w:color="auto"/>
        <w:left w:val="none" w:sz="0" w:space="0" w:color="auto"/>
        <w:bottom w:val="none" w:sz="0" w:space="0" w:color="auto"/>
        <w:right w:val="none" w:sz="0" w:space="0" w:color="auto"/>
      </w:divBdr>
    </w:div>
    <w:div w:id="200021319">
      <w:bodyDiv w:val="1"/>
      <w:marLeft w:val="0"/>
      <w:marRight w:val="0"/>
      <w:marTop w:val="0"/>
      <w:marBottom w:val="0"/>
      <w:divBdr>
        <w:top w:val="none" w:sz="0" w:space="0" w:color="auto"/>
        <w:left w:val="none" w:sz="0" w:space="0" w:color="auto"/>
        <w:bottom w:val="none" w:sz="0" w:space="0" w:color="auto"/>
        <w:right w:val="none" w:sz="0" w:space="0" w:color="auto"/>
      </w:divBdr>
    </w:div>
    <w:div w:id="1488474354">
      <w:bodyDiv w:val="1"/>
      <w:marLeft w:val="0"/>
      <w:marRight w:val="0"/>
      <w:marTop w:val="0"/>
      <w:marBottom w:val="0"/>
      <w:divBdr>
        <w:top w:val="none" w:sz="0" w:space="0" w:color="auto"/>
        <w:left w:val="none" w:sz="0" w:space="0" w:color="auto"/>
        <w:bottom w:val="none" w:sz="0" w:space="0" w:color="auto"/>
        <w:right w:val="none" w:sz="0" w:space="0" w:color="auto"/>
      </w:divBdr>
      <w:divsChild>
        <w:div w:id="1090390076">
          <w:marLeft w:val="446"/>
          <w:marRight w:val="0"/>
          <w:marTop w:val="0"/>
          <w:marBottom w:val="0"/>
          <w:divBdr>
            <w:top w:val="none" w:sz="0" w:space="0" w:color="auto"/>
            <w:left w:val="none" w:sz="0" w:space="0" w:color="auto"/>
            <w:bottom w:val="none" w:sz="0" w:space="0" w:color="auto"/>
            <w:right w:val="none" w:sz="0" w:space="0" w:color="auto"/>
          </w:divBdr>
        </w:div>
        <w:div w:id="1507480946">
          <w:marLeft w:val="446"/>
          <w:marRight w:val="0"/>
          <w:marTop w:val="0"/>
          <w:marBottom w:val="0"/>
          <w:divBdr>
            <w:top w:val="none" w:sz="0" w:space="0" w:color="auto"/>
            <w:left w:val="none" w:sz="0" w:space="0" w:color="auto"/>
            <w:bottom w:val="none" w:sz="0" w:space="0" w:color="auto"/>
            <w:right w:val="none" w:sz="0" w:space="0" w:color="auto"/>
          </w:divBdr>
        </w:div>
        <w:div w:id="167858300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7E6FE5-F20E-5344-B980-F700954DE39B}" type="doc">
      <dgm:prSet loTypeId="urn:microsoft.com/office/officeart/2005/8/layout/StepDownProcess" loCatId="" qsTypeId="urn:microsoft.com/office/officeart/2005/8/quickstyle/simple4" qsCatId="simple" csTypeId="urn:microsoft.com/office/officeart/2005/8/colors/accent4_2" csCatId="accent4" phldr="1"/>
      <dgm:spPr/>
    </dgm:pt>
    <dgm:pt modelId="{3B8C5426-13A0-244F-9B53-A9891490BA9A}">
      <dgm:prSet phldrT="[Text]"/>
      <dgm:spPr/>
      <dgm:t>
        <a:bodyPr/>
        <a:lstStyle/>
        <a:p>
          <a:r>
            <a:rPr lang="en-US" dirty="0" smtClean="0"/>
            <a:t>102 Baseline parameter sets</a:t>
          </a:r>
          <a:endParaRPr lang="en-US" dirty="0"/>
        </a:p>
      </dgm:t>
    </dgm:pt>
    <dgm:pt modelId="{320814CF-1D5D-C043-BCB6-8EE07880D3A8}" type="parTrans" cxnId="{0CB4D052-9977-E148-BD8E-4AC52884DAB6}">
      <dgm:prSet/>
      <dgm:spPr/>
      <dgm:t>
        <a:bodyPr/>
        <a:lstStyle/>
        <a:p>
          <a:endParaRPr lang="en-US"/>
        </a:p>
      </dgm:t>
    </dgm:pt>
    <dgm:pt modelId="{F70C210E-B2D2-7040-ACD0-E888EABECCC5}" type="sibTrans" cxnId="{0CB4D052-9977-E148-BD8E-4AC52884DAB6}">
      <dgm:prSet/>
      <dgm:spPr/>
      <dgm:t>
        <a:bodyPr/>
        <a:lstStyle/>
        <a:p>
          <a:endParaRPr lang="en-US"/>
        </a:p>
      </dgm:t>
    </dgm:pt>
    <dgm:pt modelId="{662AD8F0-A8BF-6F45-AC6E-F27913C9BDA5}">
      <dgm:prSet phldrT="[Text]"/>
      <dgm:spPr/>
      <dgm:t>
        <a:bodyPr/>
        <a:lstStyle/>
        <a:p>
          <a:r>
            <a:rPr lang="en-US" dirty="0" smtClean="0"/>
            <a:t>Paired with 100 Intervention parameter sets</a:t>
          </a:r>
          <a:endParaRPr lang="en-US" dirty="0"/>
        </a:p>
      </dgm:t>
    </dgm:pt>
    <dgm:pt modelId="{2EE8FC13-5AF5-254B-AD99-9CD0DBA9CE19}" type="parTrans" cxnId="{1B4B3774-07A8-DB49-A6D1-C95669551F99}">
      <dgm:prSet/>
      <dgm:spPr/>
      <dgm:t>
        <a:bodyPr/>
        <a:lstStyle/>
        <a:p>
          <a:endParaRPr lang="en-US"/>
        </a:p>
      </dgm:t>
    </dgm:pt>
    <dgm:pt modelId="{A2D49E9C-38C8-CE44-9923-088FB70A5FF4}" type="sibTrans" cxnId="{1B4B3774-07A8-DB49-A6D1-C95669551F99}">
      <dgm:prSet/>
      <dgm:spPr/>
      <dgm:t>
        <a:bodyPr/>
        <a:lstStyle/>
        <a:p>
          <a:endParaRPr lang="en-US"/>
        </a:p>
      </dgm:t>
    </dgm:pt>
    <dgm:pt modelId="{E69709BA-B1CD-304B-B6A0-FB8492D3105D}">
      <dgm:prSet phldrT="[Text]"/>
      <dgm:spPr/>
      <dgm:t>
        <a:bodyPr/>
        <a:lstStyle/>
        <a:p>
          <a:r>
            <a:rPr lang="en-US" dirty="0" smtClean="0"/>
            <a:t>Interventions turned on sequentially (6*10200 model runs)</a:t>
          </a:r>
          <a:endParaRPr lang="en-US" dirty="0"/>
        </a:p>
      </dgm:t>
    </dgm:pt>
    <dgm:pt modelId="{948CFBF7-513C-ED4D-AD78-34196D00CE5A}" type="parTrans" cxnId="{912B848C-6FCD-DB4C-A30F-4F5C7EC7B578}">
      <dgm:prSet/>
      <dgm:spPr/>
      <dgm:t>
        <a:bodyPr/>
        <a:lstStyle/>
        <a:p>
          <a:endParaRPr lang="en-US"/>
        </a:p>
      </dgm:t>
    </dgm:pt>
    <dgm:pt modelId="{8C3181C1-3BA8-594D-AB44-6A3E892C8BFD}" type="sibTrans" cxnId="{912B848C-6FCD-DB4C-A30F-4F5C7EC7B578}">
      <dgm:prSet/>
      <dgm:spPr/>
      <dgm:t>
        <a:bodyPr/>
        <a:lstStyle/>
        <a:p>
          <a:endParaRPr lang="en-US"/>
        </a:p>
      </dgm:t>
    </dgm:pt>
    <dgm:pt modelId="{AB50E89E-E7E4-5A4B-87E3-20C3318770B3}">
      <dgm:prSet phldrT="[Text]"/>
      <dgm:spPr/>
      <dgm:t>
        <a:bodyPr/>
        <a:lstStyle/>
        <a:p>
          <a:r>
            <a:rPr lang="en-US" dirty="0" smtClean="0"/>
            <a:t>102 sets that approximate malaria status of </a:t>
          </a:r>
          <a:r>
            <a:rPr lang="en-US" dirty="0" err="1" smtClean="0"/>
            <a:t>Savannakhet</a:t>
          </a:r>
          <a:r>
            <a:rPr lang="en-US" dirty="0" smtClean="0"/>
            <a:t> chosen out of 10000 sets generated from random uniform distributions</a:t>
          </a:r>
          <a:endParaRPr lang="en-US" dirty="0"/>
        </a:p>
      </dgm:t>
    </dgm:pt>
    <dgm:pt modelId="{2CA5BD18-B1F9-C942-AA8A-A1D95B7EB0EB}" type="parTrans" cxnId="{5E90EE3C-FC44-B843-8FCC-F1A0882DBCC5}">
      <dgm:prSet/>
      <dgm:spPr/>
      <dgm:t>
        <a:bodyPr/>
        <a:lstStyle/>
        <a:p>
          <a:endParaRPr lang="en-US"/>
        </a:p>
      </dgm:t>
    </dgm:pt>
    <dgm:pt modelId="{461084F5-D9C6-1549-BE63-FC8B760D7C67}" type="sibTrans" cxnId="{5E90EE3C-FC44-B843-8FCC-F1A0882DBCC5}">
      <dgm:prSet/>
      <dgm:spPr/>
      <dgm:t>
        <a:bodyPr/>
        <a:lstStyle/>
        <a:p>
          <a:endParaRPr lang="en-US"/>
        </a:p>
      </dgm:t>
    </dgm:pt>
    <dgm:pt modelId="{0A3E70D8-E66D-6748-A854-CDA3AE02BC5E}">
      <dgm:prSet phldrT="[Text]"/>
      <dgm:spPr/>
      <dgm:t>
        <a:bodyPr/>
        <a:lstStyle/>
        <a:p>
          <a:r>
            <a:rPr lang="en-US" dirty="0" smtClean="0"/>
            <a:t>From random uniform distributions except timing of MDA rounds and effect of vaccine which are incremental</a:t>
          </a:r>
          <a:endParaRPr lang="en-US" dirty="0"/>
        </a:p>
      </dgm:t>
    </dgm:pt>
    <dgm:pt modelId="{A20F398A-1A50-6D46-9D8A-E997FC67243B}" type="parTrans" cxnId="{57C1030E-8260-174E-98F9-B519400C5539}">
      <dgm:prSet/>
      <dgm:spPr/>
      <dgm:t>
        <a:bodyPr/>
        <a:lstStyle/>
        <a:p>
          <a:endParaRPr lang="en-US"/>
        </a:p>
      </dgm:t>
    </dgm:pt>
    <dgm:pt modelId="{2E07BC86-D37C-B946-9102-F3A4B3BC3CF2}" type="sibTrans" cxnId="{57C1030E-8260-174E-98F9-B519400C5539}">
      <dgm:prSet/>
      <dgm:spPr/>
      <dgm:t>
        <a:bodyPr/>
        <a:lstStyle/>
        <a:p>
          <a:endParaRPr lang="en-US"/>
        </a:p>
      </dgm:t>
    </dgm:pt>
    <dgm:pt modelId="{FA97C180-BEC6-F04D-82F9-324F70A8D2C6}" type="pres">
      <dgm:prSet presAssocID="{097E6FE5-F20E-5344-B980-F700954DE39B}" presName="rootnode" presStyleCnt="0">
        <dgm:presLayoutVars>
          <dgm:chMax/>
          <dgm:chPref/>
          <dgm:dir/>
          <dgm:animLvl val="lvl"/>
        </dgm:presLayoutVars>
      </dgm:prSet>
      <dgm:spPr/>
    </dgm:pt>
    <dgm:pt modelId="{5C6CA687-6D96-C344-8873-6C0471A4EDA6}" type="pres">
      <dgm:prSet presAssocID="{3B8C5426-13A0-244F-9B53-A9891490BA9A}" presName="composite" presStyleCnt="0"/>
      <dgm:spPr/>
    </dgm:pt>
    <dgm:pt modelId="{AFF7FF52-1374-7244-BDF9-1FFF91860A22}" type="pres">
      <dgm:prSet presAssocID="{3B8C5426-13A0-244F-9B53-A9891490BA9A}" presName="bentUpArrow1" presStyleLbl="alignImgPlace1" presStyleIdx="0" presStyleCnt="2"/>
      <dgm:spPr/>
    </dgm:pt>
    <dgm:pt modelId="{FB7E4DDE-E8C7-F04E-9FC3-CD50F7EDE149}" type="pres">
      <dgm:prSet presAssocID="{3B8C5426-13A0-244F-9B53-A9891490BA9A}" presName="ParentText" presStyleLbl="node1" presStyleIdx="0" presStyleCnt="3">
        <dgm:presLayoutVars>
          <dgm:chMax val="1"/>
          <dgm:chPref val="1"/>
          <dgm:bulletEnabled val="1"/>
        </dgm:presLayoutVars>
      </dgm:prSet>
      <dgm:spPr/>
      <dgm:t>
        <a:bodyPr/>
        <a:lstStyle/>
        <a:p>
          <a:endParaRPr lang="en-US"/>
        </a:p>
      </dgm:t>
    </dgm:pt>
    <dgm:pt modelId="{34BF38FF-5EBE-B043-A142-00311226F118}" type="pres">
      <dgm:prSet presAssocID="{3B8C5426-13A0-244F-9B53-A9891490BA9A}" presName="ChildText" presStyleLbl="revTx" presStyleIdx="0" presStyleCnt="2" custScaleX="281862" custLinFactNeighborX="95790" custLinFactNeighborY="4883">
        <dgm:presLayoutVars>
          <dgm:chMax val="0"/>
          <dgm:chPref val="0"/>
          <dgm:bulletEnabled val="1"/>
        </dgm:presLayoutVars>
      </dgm:prSet>
      <dgm:spPr/>
      <dgm:t>
        <a:bodyPr/>
        <a:lstStyle/>
        <a:p>
          <a:endParaRPr lang="en-US"/>
        </a:p>
      </dgm:t>
    </dgm:pt>
    <dgm:pt modelId="{E8D8180D-BD5A-1B4D-8D92-B4206E0C5B6C}" type="pres">
      <dgm:prSet presAssocID="{F70C210E-B2D2-7040-ACD0-E888EABECCC5}" presName="sibTrans" presStyleCnt="0"/>
      <dgm:spPr/>
    </dgm:pt>
    <dgm:pt modelId="{A19595E3-87EE-AB41-8758-FED3FDF4E789}" type="pres">
      <dgm:prSet presAssocID="{662AD8F0-A8BF-6F45-AC6E-F27913C9BDA5}" presName="composite" presStyleCnt="0"/>
      <dgm:spPr/>
    </dgm:pt>
    <dgm:pt modelId="{B3A80A8E-5C27-2640-9DCB-BFE623E30661}" type="pres">
      <dgm:prSet presAssocID="{662AD8F0-A8BF-6F45-AC6E-F27913C9BDA5}" presName="bentUpArrow1" presStyleLbl="alignImgPlace1" presStyleIdx="1" presStyleCnt="2"/>
      <dgm:spPr/>
    </dgm:pt>
    <dgm:pt modelId="{9DB078EF-A1B5-D046-BCBB-A76890991C12}" type="pres">
      <dgm:prSet presAssocID="{662AD8F0-A8BF-6F45-AC6E-F27913C9BDA5}" presName="ParentText" presStyleLbl="node1" presStyleIdx="1" presStyleCnt="3">
        <dgm:presLayoutVars>
          <dgm:chMax val="1"/>
          <dgm:chPref val="1"/>
          <dgm:bulletEnabled val="1"/>
        </dgm:presLayoutVars>
      </dgm:prSet>
      <dgm:spPr/>
      <dgm:t>
        <a:bodyPr/>
        <a:lstStyle/>
        <a:p>
          <a:endParaRPr lang="en-US"/>
        </a:p>
      </dgm:t>
    </dgm:pt>
    <dgm:pt modelId="{B8D95D1E-2C2B-4A45-B838-42C897D6E735}" type="pres">
      <dgm:prSet presAssocID="{662AD8F0-A8BF-6F45-AC6E-F27913C9BDA5}" presName="ChildText" presStyleLbl="revTx" presStyleIdx="1" presStyleCnt="2" custScaleX="223524" custScaleY="90665" custLinFactX="18740" custLinFactNeighborX="100000" custLinFactNeighborY="3848">
        <dgm:presLayoutVars>
          <dgm:chMax val="0"/>
          <dgm:chPref val="0"/>
          <dgm:bulletEnabled val="1"/>
        </dgm:presLayoutVars>
      </dgm:prSet>
      <dgm:spPr/>
      <dgm:t>
        <a:bodyPr/>
        <a:lstStyle/>
        <a:p>
          <a:endParaRPr lang="en-US"/>
        </a:p>
      </dgm:t>
    </dgm:pt>
    <dgm:pt modelId="{1F706C8A-6608-7241-AFA4-A0DE89F36682}" type="pres">
      <dgm:prSet presAssocID="{A2D49E9C-38C8-CE44-9923-088FB70A5FF4}" presName="sibTrans" presStyleCnt="0"/>
      <dgm:spPr/>
    </dgm:pt>
    <dgm:pt modelId="{B040D690-E7E7-624E-B33C-3C8534AF781D}" type="pres">
      <dgm:prSet presAssocID="{E69709BA-B1CD-304B-B6A0-FB8492D3105D}" presName="composite" presStyleCnt="0"/>
      <dgm:spPr/>
    </dgm:pt>
    <dgm:pt modelId="{535BDA09-FD26-FD40-B20F-573736D55BE0}" type="pres">
      <dgm:prSet presAssocID="{E69709BA-B1CD-304B-B6A0-FB8492D3105D}" presName="ParentText" presStyleLbl="node1" presStyleIdx="2" presStyleCnt="3">
        <dgm:presLayoutVars>
          <dgm:chMax val="1"/>
          <dgm:chPref val="1"/>
          <dgm:bulletEnabled val="1"/>
        </dgm:presLayoutVars>
      </dgm:prSet>
      <dgm:spPr/>
      <dgm:t>
        <a:bodyPr/>
        <a:lstStyle/>
        <a:p>
          <a:endParaRPr lang="en-US"/>
        </a:p>
      </dgm:t>
    </dgm:pt>
  </dgm:ptLst>
  <dgm:cxnLst>
    <dgm:cxn modelId="{1B4B3774-07A8-DB49-A6D1-C95669551F99}" srcId="{097E6FE5-F20E-5344-B980-F700954DE39B}" destId="{662AD8F0-A8BF-6F45-AC6E-F27913C9BDA5}" srcOrd="1" destOrd="0" parTransId="{2EE8FC13-5AF5-254B-AD99-9CD0DBA9CE19}" sibTransId="{A2D49E9C-38C8-CE44-9923-088FB70A5FF4}"/>
    <dgm:cxn modelId="{912B848C-6FCD-DB4C-A30F-4F5C7EC7B578}" srcId="{097E6FE5-F20E-5344-B980-F700954DE39B}" destId="{E69709BA-B1CD-304B-B6A0-FB8492D3105D}" srcOrd="2" destOrd="0" parTransId="{948CFBF7-513C-ED4D-AD78-34196D00CE5A}" sibTransId="{8C3181C1-3BA8-594D-AB44-6A3E892C8BFD}"/>
    <dgm:cxn modelId="{5E90EE3C-FC44-B843-8FCC-F1A0882DBCC5}" srcId="{3B8C5426-13A0-244F-9B53-A9891490BA9A}" destId="{AB50E89E-E7E4-5A4B-87E3-20C3318770B3}" srcOrd="0" destOrd="0" parTransId="{2CA5BD18-B1F9-C942-AA8A-A1D95B7EB0EB}" sibTransId="{461084F5-D9C6-1549-BE63-FC8B760D7C67}"/>
    <dgm:cxn modelId="{09B85374-8443-3341-B949-85D4CF121C82}" type="presOf" srcId="{662AD8F0-A8BF-6F45-AC6E-F27913C9BDA5}" destId="{9DB078EF-A1B5-D046-BCBB-A76890991C12}" srcOrd="0" destOrd="0" presId="urn:microsoft.com/office/officeart/2005/8/layout/StepDownProcess"/>
    <dgm:cxn modelId="{91BDF25C-DCC0-CA4A-ADB3-2A6A90E4E828}" type="presOf" srcId="{E69709BA-B1CD-304B-B6A0-FB8492D3105D}" destId="{535BDA09-FD26-FD40-B20F-573736D55BE0}" srcOrd="0" destOrd="0" presId="urn:microsoft.com/office/officeart/2005/8/layout/StepDownProcess"/>
    <dgm:cxn modelId="{E8E41DD5-66D7-2F44-BC3D-2F650CFD0C64}" type="presOf" srcId="{3B8C5426-13A0-244F-9B53-A9891490BA9A}" destId="{FB7E4DDE-E8C7-F04E-9FC3-CD50F7EDE149}" srcOrd="0" destOrd="0" presId="urn:microsoft.com/office/officeart/2005/8/layout/StepDownProcess"/>
    <dgm:cxn modelId="{127D10DF-C3B5-1D41-AA23-C61DE525485C}" type="presOf" srcId="{AB50E89E-E7E4-5A4B-87E3-20C3318770B3}" destId="{34BF38FF-5EBE-B043-A142-00311226F118}" srcOrd="0" destOrd="0" presId="urn:microsoft.com/office/officeart/2005/8/layout/StepDownProcess"/>
    <dgm:cxn modelId="{0CB4D052-9977-E148-BD8E-4AC52884DAB6}" srcId="{097E6FE5-F20E-5344-B980-F700954DE39B}" destId="{3B8C5426-13A0-244F-9B53-A9891490BA9A}" srcOrd="0" destOrd="0" parTransId="{320814CF-1D5D-C043-BCB6-8EE07880D3A8}" sibTransId="{F70C210E-B2D2-7040-ACD0-E888EABECCC5}"/>
    <dgm:cxn modelId="{276C4A93-36E1-5F4D-8EB0-E341698FF1ED}" type="presOf" srcId="{0A3E70D8-E66D-6748-A854-CDA3AE02BC5E}" destId="{B8D95D1E-2C2B-4A45-B838-42C897D6E735}" srcOrd="0" destOrd="0" presId="urn:microsoft.com/office/officeart/2005/8/layout/StepDownProcess"/>
    <dgm:cxn modelId="{F1E83B7B-2E78-9E47-8E7D-80DE2AF5A50B}" type="presOf" srcId="{097E6FE5-F20E-5344-B980-F700954DE39B}" destId="{FA97C180-BEC6-F04D-82F9-324F70A8D2C6}" srcOrd="0" destOrd="0" presId="urn:microsoft.com/office/officeart/2005/8/layout/StepDownProcess"/>
    <dgm:cxn modelId="{57C1030E-8260-174E-98F9-B519400C5539}" srcId="{662AD8F0-A8BF-6F45-AC6E-F27913C9BDA5}" destId="{0A3E70D8-E66D-6748-A854-CDA3AE02BC5E}" srcOrd="0" destOrd="0" parTransId="{A20F398A-1A50-6D46-9D8A-E997FC67243B}" sibTransId="{2E07BC86-D37C-B946-9102-F3A4B3BC3CF2}"/>
    <dgm:cxn modelId="{0E68B856-DCA3-DD42-8FAE-B38F2B7AB477}" type="presParOf" srcId="{FA97C180-BEC6-F04D-82F9-324F70A8D2C6}" destId="{5C6CA687-6D96-C344-8873-6C0471A4EDA6}" srcOrd="0" destOrd="0" presId="urn:microsoft.com/office/officeart/2005/8/layout/StepDownProcess"/>
    <dgm:cxn modelId="{190D880C-C56D-8E4E-9E2D-2AB5606E18C4}" type="presParOf" srcId="{5C6CA687-6D96-C344-8873-6C0471A4EDA6}" destId="{AFF7FF52-1374-7244-BDF9-1FFF91860A22}" srcOrd="0" destOrd="0" presId="urn:microsoft.com/office/officeart/2005/8/layout/StepDownProcess"/>
    <dgm:cxn modelId="{FB3BF7AC-671D-5E43-92CD-9D8F0B6D0ABF}" type="presParOf" srcId="{5C6CA687-6D96-C344-8873-6C0471A4EDA6}" destId="{FB7E4DDE-E8C7-F04E-9FC3-CD50F7EDE149}" srcOrd="1" destOrd="0" presId="urn:microsoft.com/office/officeart/2005/8/layout/StepDownProcess"/>
    <dgm:cxn modelId="{4D7CC006-40BE-A34A-B003-21D5BA7EB125}" type="presParOf" srcId="{5C6CA687-6D96-C344-8873-6C0471A4EDA6}" destId="{34BF38FF-5EBE-B043-A142-00311226F118}" srcOrd="2" destOrd="0" presId="urn:microsoft.com/office/officeart/2005/8/layout/StepDownProcess"/>
    <dgm:cxn modelId="{E4D18454-92AA-4D41-AEFB-A33E9E704675}" type="presParOf" srcId="{FA97C180-BEC6-F04D-82F9-324F70A8D2C6}" destId="{E8D8180D-BD5A-1B4D-8D92-B4206E0C5B6C}" srcOrd="1" destOrd="0" presId="urn:microsoft.com/office/officeart/2005/8/layout/StepDownProcess"/>
    <dgm:cxn modelId="{62FFEF97-F233-9F40-A8AE-117F48824C7D}" type="presParOf" srcId="{FA97C180-BEC6-F04D-82F9-324F70A8D2C6}" destId="{A19595E3-87EE-AB41-8758-FED3FDF4E789}" srcOrd="2" destOrd="0" presId="urn:microsoft.com/office/officeart/2005/8/layout/StepDownProcess"/>
    <dgm:cxn modelId="{951DD26D-6A09-3540-BBD8-566338848725}" type="presParOf" srcId="{A19595E3-87EE-AB41-8758-FED3FDF4E789}" destId="{B3A80A8E-5C27-2640-9DCB-BFE623E30661}" srcOrd="0" destOrd="0" presId="urn:microsoft.com/office/officeart/2005/8/layout/StepDownProcess"/>
    <dgm:cxn modelId="{CEAFD1D5-3CA4-624A-A1FB-632382C42869}" type="presParOf" srcId="{A19595E3-87EE-AB41-8758-FED3FDF4E789}" destId="{9DB078EF-A1B5-D046-BCBB-A76890991C12}" srcOrd="1" destOrd="0" presId="urn:microsoft.com/office/officeart/2005/8/layout/StepDownProcess"/>
    <dgm:cxn modelId="{9C2014AB-269F-394B-9A0B-67B8858DEE96}" type="presParOf" srcId="{A19595E3-87EE-AB41-8758-FED3FDF4E789}" destId="{B8D95D1E-2C2B-4A45-B838-42C897D6E735}" srcOrd="2" destOrd="0" presId="urn:microsoft.com/office/officeart/2005/8/layout/StepDownProcess"/>
    <dgm:cxn modelId="{5DC06F1E-F4DB-D446-8E44-22DA9ECD87CE}" type="presParOf" srcId="{FA97C180-BEC6-F04D-82F9-324F70A8D2C6}" destId="{1F706C8A-6608-7241-AFA4-A0DE89F36682}" srcOrd="3" destOrd="0" presId="urn:microsoft.com/office/officeart/2005/8/layout/StepDownProcess"/>
    <dgm:cxn modelId="{8C1205FC-ECAC-9E4F-9693-87FEDB5B9A94}" type="presParOf" srcId="{FA97C180-BEC6-F04D-82F9-324F70A8D2C6}" destId="{B040D690-E7E7-624E-B33C-3C8534AF781D}" srcOrd="4" destOrd="0" presId="urn:microsoft.com/office/officeart/2005/8/layout/StepDownProcess"/>
    <dgm:cxn modelId="{A81B5343-2758-544D-ACE2-CDC9853BBEAF}" type="presParOf" srcId="{B040D690-E7E7-624E-B33C-3C8534AF781D}" destId="{535BDA09-FD26-FD40-B20F-573736D55BE0}"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F7FF52-1374-7244-BDF9-1FFF91860A22}">
      <dsp:nvSpPr>
        <dsp:cNvPr id="0" name=""/>
        <dsp:cNvSpPr/>
      </dsp:nvSpPr>
      <dsp:spPr>
        <a:xfrm rot="5400000">
          <a:off x="833356" y="954909"/>
          <a:ext cx="844535" cy="961473"/>
        </a:xfrm>
        <a:prstGeom prst="bentUpArrow">
          <a:avLst>
            <a:gd name="adj1" fmla="val 32840"/>
            <a:gd name="adj2" fmla="val 25000"/>
            <a:gd name="adj3" fmla="val 35780"/>
          </a:avLst>
        </a:prstGeom>
        <a:solidFill>
          <a:schemeClr val="accent4">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FB7E4DDE-E8C7-F04E-9FC3-CD50F7EDE149}">
      <dsp:nvSpPr>
        <dsp:cNvPr id="0" name=""/>
        <dsp:cNvSpPr/>
      </dsp:nvSpPr>
      <dsp:spPr>
        <a:xfrm>
          <a:off x="609606" y="18725"/>
          <a:ext cx="1421700" cy="995144"/>
        </a:xfrm>
        <a:prstGeom prst="roundRect">
          <a:avLst>
            <a:gd name="adj" fmla="val 1667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102 Baseline parameter sets</a:t>
          </a:r>
          <a:endParaRPr lang="en-US" sz="1100" kern="1200" dirty="0"/>
        </a:p>
      </dsp:txBody>
      <dsp:txXfrm>
        <a:off x="658194" y="67313"/>
        <a:ext cx="1324524" cy="897968"/>
      </dsp:txXfrm>
    </dsp:sp>
    <dsp:sp modelId="{34BF38FF-5EBE-B043-A142-00311226F118}">
      <dsp:nvSpPr>
        <dsp:cNvPr id="0" name=""/>
        <dsp:cNvSpPr/>
      </dsp:nvSpPr>
      <dsp:spPr>
        <a:xfrm>
          <a:off x="2081548" y="152909"/>
          <a:ext cx="2914479" cy="804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00050">
            <a:lnSpc>
              <a:spcPct val="90000"/>
            </a:lnSpc>
            <a:spcBef>
              <a:spcPct val="0"/>
            </a:spcBef>
            <a:spcAft>
              <a:spcPct val="15000"/>
            </a:spcAft>
            <a:buChar char="•"/>
          </a:pPr>
          <a:r>
            <a:rPr lang="en-US" sz="900" kern="1200" dirty="0" smtClean="0"/>
            <a:t>102 sets that approximate malaria status of </a:t>
          </a:r>
          <a:r>
            <a:rPr lang="en-US" sz="900" kern="1200" dirty="0" err="1" smtClean="0"/>
            <a:t>Savannakhet</a:t>
          </a:r>
          <a:r>
            <a:rPr lang="en-US" sz="900" kern="1200" dirty="0" smtClean="0"/>
            <a:t> chosen out of 10000 sets generated from random uniform distributions</a:t>
          </a:r>
          <a:endParaRPr lang="en-US" sz="900" kern="1200" dirty="0"/>
        </a:p>
      </dsp:txBody>
      <dsp:txXfrm>
        <a:off x="2081548" y="152909"/>
        <a:ext cx="2914479" cy="804319"/>
      </dsp:txXfrm>
    </dsp:sp>
    <dsp:sp modelId="{B3A80A8E-5C27-2640-9DCB-BFE623E30661}">
      <dsp:nvSpPr>
        <dsp:cNvPr id="0" name=""/>
        <dsp:cNvSpPr/>
      </dsp:nvSpPr>
      <dsp:spPr>
        <a:xfrm rot="5400000">
          <a:off x="2463410" y="2072784"/>
          <a:ext cx="844535" cy="961473"/>
        </a:xfrm>
        <a:prstGeom prst="bentUpArrow">
          <a:avLst>
            <a:gd name="adj1" fmla="val 32840"/>
            <a:gd name="adj2" fmla="val 25000"/>
            <a:gd name="adj3" fmla="val 35780"/>
          </a:avLst>
        </a:prstGeom>
        <a:solidFill>
          <a:schemeClr val="accent4">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9DB078EF-A1B5-D046-BCBB-A76890991C12}">
      <dsp:nvSpPr>
        <dsp:cNvPr id="0" name=""/>
        <dsp:cNvSpPr/>
      </dsp:nvSpPr>
      <dsp:spPr>
        <a:xfrm>
          <a:off x="2239659" y="1136600"/>
          <a:ext cx="1421700" cy="995144"/>
        </a:xfrm>
        <a:prstGeom prst="roundRect">
          <a:avLst>
            <a:gd name="adj" fmla="val 1667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Paired with 100 Intervention parameter sets</a:t>
          </a:r>
          <a:endParaRPr lang="en-US" sz="1100" kern="1200" dirty="0"/>
        </a:p>
      </dsp:txBody>
      <dsp:txXfrm>
        <a:off x="2288247" y="1185188"/>
        <a:ext cx="1324524" cy="897968"/>
      </dsp:txXfrm>
    </dsp:sp>
    <dsp:sp modelId="{B8D95D1E-2C2B-4A45-B838-42C897D6E735}">
      <dsp:nvSpPr>
        <dsp:cNvPr id="0" name=""/>
        <dsp:cNvSpPr/>
      </dsp:nvSpPr>
      <dsp:spPr>
        <a:xfrm>
          <a:off x="3632341" y="1300001"/>
          <a:ext cx="2311258" cy="729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00050">
            <a:lnSpc>
              <a:spcPct val="90000"/>
            </a:lnSpc>
            <a:spcBef>
              <a:spcPct val="0"/>
            </a:spcBef>
            <a:spcAft>
              <a:spcPct val="15000"/>
            </a:spcAft>
            <a:buChar char="•"/>
          </a:pPr>
          <a:r>
            <a:rPr lang="en-US" sz="900" kern="1200" dirty="0" smtClean="0"/>
            <a:t>From random uniform distributions except timing of MDA rounds and effect of vaccine which are incremental</a:t>
          </a:r>
          <a:endParaRPr lang="en-US" sz="900" kern="1200" dirty="0"/>
        </a:p>
      </dsp:txBody>
      <dsp:txXfrm>
        <a:off x="3632341" y="1300001"/>
        <a:ext cx="2311258" cy="729236"/>
      </dsp:txXfrm>
    </dsp:sp>
    <dsp:sp modelId="{535BDA09-FD26-FD40-B20F-573736D55BE0}">
      <dsp:nvSpPr>
        <dsp:cNvPr id="0" name=""/>
        <dsp:cNvSpPr/>
      </dsp:nvSpPr>
      <dsp:spPr>
        <a:xfrm>
          <a:off x="3869712" y="2254475"/>
          <a:ext cx="1421700" cy="995144"/>
        </a:xfrm>
        <a:prstGeom prst="roundRect">
          <a:avLst>
            <a:gd name="adj" fmla="val 1667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Interventions turned on sequentially (6*10200 model runs)</a:t>
          </a:r>
          <a:endParaRPr lang="en-US" sz="1100" kern="1200" dirty="0"/>
        </a:p>
      </dsp:txBody>
      <dsp:txXfrm>
        <a:off x="3918300" y="2303063"/>
        <a:ext cx="1324524" cy="8979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03CFDCE-8546-034D-8792-24737002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C:\Users\Sai\AppData\Roaming\Microsoft\Templates\Report design (blank).dotx</Template>
  <TotalTime>4998</TotalTime>
  <Pages>12</Pages>
  <Words>1880</Words>
  <Characters>10720</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dc:creator>
  <cp:keywords/>
  <cp:lastModifiedBy>Sai Thein Than Tun</cp:lastModifiedBy>
  <cp:revision>15</cp:revision>
  <dcterms:created xsi:type="dcterms:W3CDTF">2017-08-08T06:56:00Z</dcterms:created>
  <dcterms:modified xsi:type="dcterms:W3CDTF">2017-09-14T05:22:00Z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zotero-version="5.0.17"&gt;&lt;session id="Mm6b9Lf2"/&gt;&lt;style id="http://www.zotero.org/styles/plos-one" hasBibliography="1" bibliographyStyleHasBeenSet="1"/&gt;&lt;prefs&gt;&lt;pref name="fieldType" value="Field"/&gt;&lt;pref name="storeReferences" value="</vt:lpwstr>
  </property>
  <property fmtid="{D5CDD505-2E9C-101B-9397-08002B2CF9AE}" pid="4" name="ZOTERO_PREF_2">
    <vt:lpwstr>true"/&gt;&lt;pref name="automaticJournalAbbreviations" value="true"/&gt;&lt;pref name="noteType" value="0"/&gt;&lt;/prefs&gt;&lt;/data&gt;</vt:lpwstr>
  </property>
</Properties>
</file>